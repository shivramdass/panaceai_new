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5AB0A" w14:textId="77777777" w:rsidR="00FD08C9" w:rsidRPr="00C408E7" w:rsidRDefault="003326CA" w:rsidP="00167C97">
      <w:pPr>
        <w:tabs>
          <w:tab w:val="left" w:pos="1680"/>
        </w:tabs>
        <w:rPr>
          <w:rFonts w:cs="Arial"/>
          <w:b/>
          <w:sz w:val="36"/>
        </w:rPr>
      </w:pPr>
      <w:r w:rsidRPr="00C408E7">
        <w:rPr>
          <w:rFonts w:cs="Arial"/>
        </w:rPr>
        <w:tab/>
      </w:r>
    </w:p>
    <w:p w14:paraId="08DF7B66" w14:textId="77777777" w:rsidR="00167C97" w:rsidRPr="00C408E7" w:rsidRDefault="00167C97" w:rsidP="00167C97">
      <w:pPr>
        <w:pStyle w:val="Heading1"/>
        <w:numPr>
          <w:ilvl w:val="0"/>
          <w:numId w:val="0"/>
        </w:numPr>
        <w:ind w:left="90"/>
        <w:jc w:val="center"/>
        <w:rPr>
          <w:sz w:val="56"/>
          <w:szCs w:val="56"/>
        </w:rPr>
      </w:pPr>
    </w:p>
    <w:p w14:paraId="008DA697" w14:textId="77777777" w:rsidR="00167C97" w:rsidRPr="00C408E7" w:rsidRDefault="00167C97" w:rsidP="00167C97">
      <w:pPr>
        <w:pStyle w:val="Heading1"/>
        <w:numPr>
          <w:ilvl w:val="0"/>
          <w:numId w:val="0"/>
        </w:numPr>
        <w:ind w:left="90"/>
        <w:jc w:val="center"/>
        <w:rPr>
          <w:sz w:val="56"/>
          <w:szCs w:val="56"/>
        </w:rPr>
      </w:pPr>
    </w:p>
    <w:p w14:paraId="553C9A9D" w14:textId="77777777" w:rsidR="00167C97" w:rsidRPr="00C408E7" w:rsidRDefault="00167C97" w:rsidP="00167C97">
      <w:pPr>
        <w:pStyle w:val="Heading1"/>
        <w:numPr>
          <w:ilvl w:val="0"/>
          <w:numId w:val="0"/>
        </w:numPr>
        <w:ind w:left="90"/>
        <w:jc w:val="center"/>
        <w:rPr>
          <w:sz w:val="56"/>
          <w:szCs w:val="56"/>
        </w:rPr>
      </w:pPr>
    </w:p>
    <w:p w14:paraId="110455E0" w14:textId="77777777" w:rsidR="00AF1017" w:rsidRPr="00C408E7" w:rsidRDefault="00AF1017" w:rsidP="00AF1017"/>
    <w:p w14:paraId="6E5F3356" w14:textId="77777777" w:rsidR="00AF1017" w:rsidRPr="00C408E7" w:rsidRDefault="00AF1017" w:rsidP="00AF1017"/>
    <w:p w14:paraId="55415696" w14:textId="77777777" w:rsidR="00AF1017" w:rsidRPr="00C408E7" w:rsidRDefault="00AF1017" w:rsidP="00AF1017"/>
    <w:p w14:paraId="46A3AB82" w14:textId="77777777" w:rsidR="006077ED" w:rsidRPr="0017023C" w:rsidRDefault="00167C97" w:rsidP="00FD7977">
      <w:pPr>
        <w:pStyle w:val="Style3"/>
        <w:ind w:left="0"/>
        <w:jc w:val="center"/>
        <w:rPr>
          <w:sz w:val="40"/>
          <w:szCs w:val="40"/>
        </w:rPr>
      </w:pPr>
      <w:bookmarkStart w:id="0" w:name="_Toc260009009"/>
      <w:bookmarkStart w:id="1" w:name="_Toc260011190"/>
      <w:bookmarkStart w:id="2" w:name="_Toc260016573"/>
      <w:r w:rsidRPr="0017023C">
        <w:rPr>
          <w:sz w:val="40"/>
          <w:szCs w:val="40"/>
        </w:rPr>
        <w:t>Standard Operating Procedure</w:t>
      </w:r>
      <w:bookmarkEnd w:id="0"/>
      <w:bookmarkEnd w:id="1"/>
      <w:bookmarkEnd w:id="2"/>
    </w:p>
    <w:p w14:paraId="0FF76D1A" w14:textId="77777777" w:rsidR="007905EC" w:rsidRPr="0017023C" w:rsidRDefault="006077ED" w:rsidP="00FD7977">
      <w:pPr>
        <w:pStyle w:val="Style3"/>
        <w:ind w:left="0"/>
        <w:jc w:val="center"/>
        <w:rPr>
          <w:sz w:val="40"/>
          <w:szCs w:val="40"/>
        </w:rPr>
      </w:pPr>
      <w:r w:rsidRPr="0017023C">
        <w:rPr>
          <w:sz w:val="40"/>
          <w:szCs w:val="40"/>
        </w:rPr>
        <w:t>For</w:t>
      </w:r>
    </w:p>
    <w:p w14:paraId="22212DE1" w14:textId="77777777" w:rsidR="001F5024" w:rsidRPr="0017023C" w:rsidRDefault="00713910" w:rsidP="00FD7977">
      <w:pPr>
        <w:pStyle w:val="Style3"/>
        <w:ind w:left="0"/>
        <w:jc w:val="center"/>
        <w:rPr>
          <w:b/>
          <w:sz w:val="40"/>
          <w:szCs w:val="40"/>
        </w:rPr>
      </w:pPr>
      <w:r w:rsidRPr="0017023C">
        <w:rPr>
          <w:b/>
          <w:sz w:val="40"/>
          <w:szCs w:val="40"/>
        </w:rPr>
        <w:t>CREDIT CARD DISPUTES-PAYMENTECH</w:t>
      </w:r>
    </w:p>
    <w:p w14:paraId="6DE9C363" w14:textId="77777777" w:rsidR="00FD08C9" w:rsidRPr="00C408E7" w:rsidRDefault="00FD08C9" w:rsidP="00282698">
      <w:pPr>
        <w:pStyle w:val="NoStyle"/>
        <w:rPr>
          <w:lang w:val="en-US"/>
        </w:rPr>
      </w:pPr>
    </w:p>
    <w:p w14:paraId="3BF9A513" w14:textId="77777777" w:rsidR="00B538B9" w:rsidRPr="00C408E7" w:rsidRDefault="00B538B9" w:rsidP="00B538B9">
      <w:pPr>
        <w:pStyle w:val="Subtitle"/>
        <w:jc w:val="left"/>
        <w:rPr>
          <w:rFonts w:cs="Arial"/>
          <w:sz w:val="22"/>
          <w:szCs w:val="24"/>
          <w:lang w:val="en-US"/>
        </w:rPr>
      </w:pPr>
    </w:p>
    <w:p w14:paraId="733EAA55" w14:textId="77777777" w:rsidR="00167C97" w:rsidRPr="00C408E7" w:rsidRDefault="00167C97" w:rsidP="00167C97">
      <w:pPr>
        <w:rPr>
          <w:lang w:eastAsia="en-GB"/>
        </w:rPr>
      </w:pPr>
    </w:p>
    <w:p w14:paraId="46197651" w14:textId="77777777" w:rsidR="00167C97" w:rsidRPr="00C408E7" w:rsidRDefault="00167C97" w:rsidP="00167C97">
      <w:pPr>
        <w:rPr>
          <w:lang w:eastAsia="en-GB"/>
        </w:rPr>
      </w:pPr>
    </w:p>
    <w:p w14:paraId="59DCC995" w14:textId="77777777" w:rsidR="00167C97" w:rsidRPr="00C408E7" w:rsidRDefault="00167C97" w:rsidP="00167C97">
      <w:pPr>
        <w:rPr>
          <w:lang w:eastAsia="en-GB"/>
        </w:rPr>
      </w:pPr>
    </w:p>
    <w:p w14:paraId="062E2FE6" w14:textId="77777777" w:rsidR="00167C97" w:rsidRPr="00C408E7" w:rsidRDefault="00167C97" w:rsidP="00167C97">
      <w:pPr>
        <w:rPr>
          <w:lang w:eastAsia="en-GB"/>
        </w:rPr>
      </w:pPr>
    </w:p>
    <w:p w14:paraId="34F04B12" w14:textId="77777777" w:rsidR="00167C97" w:rsidRPr="00C408E7" w:rsidRDefault="00167C97" w:rsidP="00167C97">
      <w:pPr>
        <w:rPr>
          <w:lang w:eastAsia="en-GB"/>
        </w:rPr>
      </w:pPr>
    </w:p>
    <w:p w14:paraId="017CB414" w14:textId="77777777" w:rsidR="00167C97" w:rsidRPr="00C408E7" w:rsidRDefault="00167C97" w:rsidP="00167C97">
      <w:pPr>
        <w:rPr>
          <w:lang w:eastAsia="en-GB"/>
        </w:rPr>
      </w:pPr>
    </w:p>
    <w:p w14:paraId="28152222" w14:textId="77777777" w:rsidR="00167C97" w:rsidRPr="00C408E7" w:rsidRDefault="00167C97" w:rsidP="00167C97">
      <w:pPr>
        <w:rPr>
          <w:lang w:eastAsia="en-GB"/>
        </w:rPr>
      </w:pPr>
    </w:p>
    <w:p w14:paraId="4DCB350A" w14:textId="77777777" w:rsidR="00167C97" w:rsidRPr="00C408E7" w:rsidRDefault="00167C97" w:rsidP="00167C97">
      <w:pPr>
        <w:rPr>
          <w:lang w:eastAsia="en-GB"/>
        </w:rPr>
      </w:pPr>
    </w:p>
    <w:p w14:paraId="07BE98F1" w14:textId="77777777" w:rsidR="00167C97" w:rsidRPr="00C408E7" w:rsidRDefault="00167C97" w:rsidP="00167C97">
      <w:pPr>
        <w:rPr>
          <w:lang w:eastAsia="en-GB"/>
        </w:rPr>
      </w:pPr>
    </w:p>
    <w:p w14:paraId="35FDF852" w14:textId="77777777" w:rsidR="00167C97" w:rsidRPr="00C408E7" w:rsidRDefault="00167C97" w:rsidP="00167C97">
      <w:pPr>
        <w:rPr>
          <w:lang w:eastAsia="en-GB"/>
        </w:rPr>
      </w:pPr>
    </w:p>
    <w:p w14:paraId="6B2C200D" w14:textId="77777777" w:rsidR="00167C97" w:rsidRPr="00C408E7" w:rsidRDefault="00167C97" w:rsidP="00167C97">
      <w:pPr>
        <w:rPr>
          <w:lang w:eastAsia="en-GB"/>
        </w:rPr>
      </w:pPr>
    </w:p>
    <w:p w14:paraId="16D690C1" w14:textId="77777777" w:rsidR="00167C97" w:rsidRPr="00C408E7" w:rsidRDefault="00167C97" w:rsidP="00167C97">
      <w:pPr>
        <w:rPr>
          <w:lang w:eastAsia="en-GB"/>
        </w:rPr>
      </w:pPr>
    </w:p>
    <w:p w14:paraId="407C03AC" w14:textId="77777777" w:rsidR="00167C97" w:rsidRPr="00C408E7" w:rsidRDefault="00167C97" w:rsidP="00167C97">
      <w:pPr>
        <w:rPr>
          <w:lang w:eastAsia="en-GB"/>
        </w:rPr>
      </w:pPr>
    </w:p>
    <w:p w14:paraId="70A5A2DE" w14:textId="77777777" w:rsidR="00167C97" w:rsidRPr="00C408E7" w:rsidRDefault="00167C97" w:rsidP="00167C97">
      <w:pPr>
        <w:rPr>
          <w:lang w:eastAsia="en-GB"/>
        </w:rPr>
      </w:pPr>
    </w:p>
    <w:p w14:paraId="1D660022" w14:textId="77777777" w:rsidR="00167C97" w:rsidRPr="00C408E7" w:rsidRDefault="00167C97" w:rsidP="00167C97">
      <w:pPr>
        <w:rPr>
          <w:lang w:eastAsia="en-GB"/>
        </w:rPr>
      </w:pPr>
    </w:p>
    <w:p w14:paraId="6D1FD7F7" w14:textId="77777777" w:rsidR="00167C97" w:rsidRPr="00C408E7" w:rsidRDefault="00167C97" w:rsidP="00167C97">
      <w:pPr>
        <w:rPr>
          <w:lang w:eastAsia="en-GB"/>
        </w:rPr>
      </w:pPr>
    </w:p>
    <w:p w14:paraId="79AD00BC" w14:textId="77777777" w:rsidR="00167C97" w:rsidRPr="00C408E7" w:rsidRDefault="00167C97" w:rsidP="00167C97">
      <w:pPr>
        <w:rPr>
          <w:lang w:eastAsia="en-GB"/>
        </w:rPr>
      </w:pPr>
    </w:p>
    <w:p w14:paraId="7D021C9C" w14:textId="77777777" w:rsidR="00167C97" w:rsidRPr="00C408E7" w:rsidRDefault="00167C97" w:rsidP="00167C97">
      <w:pPr>
        <w:rPr>
          <w:lang w:eastAsia="en-GB"/>
        </w:rPr>
      </w:pPr>
    </w:p>
    <w:p w14:paraId="551097AA" w14:textId="77777777" w:rsidR="00167C97" w:rsidRPr="00C408E7" w:rsidRDefault="00167C97" w:rsidP="00167C97">
      <w:pPr>
        <w:rPr>
          <w:lang w:eastAsia="en-GB"/>
        </w:rPr>
      </w:pPr>
    </w:p>
    <w:p w14:paraId="78972C7F" w14:textId="77777777" w:rsidR="00167C97" w:rsidRPr="00C408E7" w:rsidRDefault="00167C97" w:rsidP="00167C97">
      <w:pPr>
        <w:rPr>
          <w:lang w:eastAsia="en-GB"/>
        </w:rPr>
      </w:pPr>
    </w:p>
    <w:p w14:paraId="5A92F8E0" w14:textId="77777777" w:rsidR="00167C97" w:rsidRPr="00C408E7" w:rsidRDefault="00167C97" w:rsidP="00167C97">
      <w:pPr>
        <w:rPr>
          <w:lang w:eastAsia="en-GB"/>
        </w:rPr>
      </w:pPr>
    </w:p>
    <w:p w14:paraId="53628337" w14:textId="77777777" w:rsidR="00947F33" w:rsidRPr="00C65EE2" w:rsidRDefault="00947F33" w:rsidP="00947F33">
      <w:pPr>
        <w:pStyle w:val="HeadingA"/>
        <w:numPr>
          <w:ilvl w:val="0"/>
          <w:numId w:val="0"/>
        </w:numPr>
        <w:ind w:left="652" w:hanging="652"/>
        <w:rPr>
          <w:szCs w:val="36"/>
        </w:rPr>
      </w:pPr>
      <w:bookmarkStart w:id="3" w:name="TDocumentHistory"/>
      <w:bookmarkStart w:id="4" w:name="TDocumentLocation"/>
      <w:r w:rsidRPr="00C65EE2">
        <w:rPr>
          <w:szCs w:val="36"/>
        </w:rPr>
        <w:lastRenderedPageBreak/>
        <w:t>Document History</w:t>
      </w:r>
    </w:p>
    <w:bookmarkEnd w:id="3"/>
    <w:p w14:paraId="0550A6A8" w14:textId="77777777" w:rsidR="00E82186" w:rsidRDefault="00E82186" w:rsidP="00E82186">
      <w:pPr>
        <w:pStyle w:val="HeadingB"/>
        <w:pBdr>
          <w:top w:val="none" w:sz="0" w:space="0" w:color="auto"/>
        </w:pBdr>
      </w:pPr>
      <w:r w:rsidRPr="00C408E7">
        <w:t>D</w:t>
      </w:r>
      <w:r w:rsidR="00B12488" w:rsidRPr="00C408E7">
        <w:t xml:space="preserve">ocument </w:t>
      </w:r>
      <w:r w:rsidRPr="00C408E7">
        <w:t>Location</w:t>
      </w:r>
      <w:bookmarkEnd w:id="4"/>
    </w:p>
    <w:p w14:paraId="02162E10" w14:textId="77777777" w:rsidR="0065745B" w:rsidRDefault="0065745B" w:rsidP="0065745B">
      <w:pPr>
        <w:pStyle w:val="HeadingB"/>
        <w:pBdr>
          <w:top w:val="none" w:sz="0" w:space="0" w:color="auto"/>
        </w:pBdr>
        <w:spacing w:before="120"/>
        <w:ind w:left="648" w:hanging="648"/>
        <w:rPr>
          <w:b w:val="0"/>
          <w:sz w:val="24"/>
          <w:szCs w:val="24"/>
        </w:rPr>
      </w:pPr>
      <w:r>
        <w:rPr>
          <w:b w:val="0"/>
          <w:sz w:val="24"/>
          <w:szCs w:val="24"/>
        </w:rPr>
        <w:t>MHE Share Drive</w:t>
      </w:r>
    </w:p>
    <w:p w14:paraId="27F1C3AD" w14:textId="77777777" w:rsidR="00E371DF" w:rsidRPr="002D742A" w:rsidRDefault="00E371DF" w:rsidP="00E371DF">
      <w:pPr>
        <w:pStyle w:val="HeadingB"/>
        <w:pBdr>
          <w:top w:val="none" w:sz="0" w:space="0" w:color="auto"/>
        </w:pBdr>
      </w:pPr>
      <w:bookmarkStart w:id="5" w:name="_Hlk518639011"/>
      <w:r w:rsidRPr="002D742A">
        <w:t>Document Creation</w:t>
      </w:r>
    </w:p>
    <w:tbl>
      <w:tblPr>
        <w:tblW w:w="105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4500"/>
        <w:gridCol w:w="4500"/>
      </w:tblGrid>
      <w:tr w:rsidR="00E371DF" w:rsidRPr="00E371DF" w14:paraId="4073F1DA" w14:textId="77777777" w:rsidTr="009702BC">
        <w:trPr>
          <w:trHeight w:val="413"/>
        </w:trPr>
        <w:tc>
          <w:tcPr>
            <w:tcW w:w="1530" w:type="dxa"/>
            <w:shd w:val="clear" w:color="auto" w:fill="D9D9D9"/>
            <w:vAlign w:val="center"/>
          </w:tcPr>
          <w:p w14:paraId="00EC8F9B" w14:textId="77777777" w:rsidR="00E371DF" w:rsidRPr="00E371DF" w:rsidRDefault="00E371DF" w:rsidP="009702BC">
            <w:pPr>
              <w:pStyle w:val="Header10ptnotBold"/>
              <w:rPr>
                <w:bCs/>
                <w:szCs w:val="20"/>
              </w:rPr>
            </w:pPr>
            <w:r w:rsidRPr="00E371DF">
              <w:rPr>
                <w:bCs/>
                <w:szCs w:val="20"/>
              </w:rPr>
              <w:t>Creation Date:</w:t>
            </w:r>
          </w:p>
        </w:tc>
        <w:tc>
          <w:tcPr>
            <w:tcW w:w="4500" w:type="dxa"/>
            <w:shd w:val="clear" w:color="auto" w:fill="D9D9D9"/>
            <w:vAlign w:val="center"/>
          </w:tcPr>
          <w:p w14:paraId="0E4DE9EE" w14:textId="77777777" w:rsidR="00E371DF" w:rsidRPr="00E371DF" w:rsidRDefault="00E371DF" w:rsidP="009702BC">
            <w:pPr>
              <w:pStyle w:val="Header10ptnotBold"/>
              <w:rPr>
                <w:bCs/>
                <w:szCs w:val="20"/>
              </w:rPr>
            </w:pPr>
            <w:r w:rsidRPr="00E371DF">
              <w:rPr>
                <w:bCs/>
                <w:szCs w:val="20"/>
              </w:rPr>
              <w:t>Genpact approval by:</w:t>
            </w:r>
          </w:p>
        </w:tc>
        <w:tc>
          <w:tcPr>
            <w:tcW w:w="4500" w:type="dxa"/>
            <w:shd w:val="clear" w:color="auto" w:fill="D9D9D9"/>
            <w:vAlign w:val="center"/>
          </w:tcPr>
          <w:p w14:paraId="5E1400EA" w14:textId="77777777" w:rsidR="00E371DF" w:rsidRPr="00E371DF" w:rsidRDefault="00E371DF" w:rsidP="009702BC">
            <w:pPr>
              <w:pStyle w:val="Header10ptnotBold"/>
              <w:rPr>
                <w:bCs/>
                <w:szCs w:val="20"/>
              </w:rPr>
            </w:pPr>
            <w:r w:rsidRPr="00E371DF">
              <w:rPr>
                <w:bCs/>
                <w:szCs w:val="20"/>
              </w:rPr>
              <w:t>Customer approval by:</w:t>
            </w:r>
          </w:p>
        </w:tc>
      </w:tr>
      <w:tr w:rsidR="00E371DF" w:rsidRPr="00E371DF" w14:paraId="2F7929F6" w14:textId="77777777" w:rsidTr="009702BC">
        <w:trPr>
          <w:trHeight w:val="440"/>
        </w:trPr>
        <w:tc>
          <w:tcPr>
            <w:tcW w:w="1530" w:type="dxa"/>
            <w:vAlign w:val="center"/>
          </w:tcPr>
          <w:p w14:paraId="3B121C73" w14:textId="77777777" w:rsidR="00E371DF" w:rsidRPr="00E371DF" w:rsidRDefault="00E371DF" w:rsidP="009702BC">
            <w:pPr>
              <w:pStyle w:val="Header10ptnotBold"/>
              <w:jc w:val="left"/>
              <w:rPr>
                <w:bCs/>
                <w:szCs w:val="20"/>
              </w:rPr>
            </w:pPr>
          </w:p>
        </w:tc>
        <w:tc>
          <w:tcPr>
            <w:tcW w:w="4500" w:type="dxa"/>
            <w:vAlign w:val="center"/>
          </w:tcPr>
          <w:p w14:paraId="40DA42F7" w14:textId="77777777" w:rsidR="00E371DF" w:rsidRPr="00E371DF" w:rsidRDefault="00E371DF" w:rsidP="009702BC">
            <w:pPr>
              <w:pStyle w:val="Header10ptnotBold"/>
              <w:rPr>
                <w:bCs/>
                <w:szCs w:val="20"/>
              </w:rPr>
            </w:pPr>
            <w:r w:rsidRPr="00E371DF">
              <w:rPr>
                <w:bCs/>
                <w:szCs w:val="20"/>
              </w:rPr>
              <w:t>Name, Title</w:t>
            </w:r>
          </w:p>
        </w:tc>
        <w:tc>
          <w:tcPr>
            <w:tcW w:w="4500" w:type="dxa"/>
            <w:vAlign w:val="center"/>
          </w:tcPr>
          <w:p w14:paraId="1047D9BF" w14:textId="77777777" w:rsidR="00E371DF" w:rsidRPr="00E371DF" w:rsidRDefault="00562C8C" w:rsidP="009702BC">
            <w:pPr>
              <w:pStyle w:val="Header10ptnotBold"/>
              <w:rPr>
                <w:bCs/>
                <w:szCs w:val="20"/>
              </w:rPr>
            </w:pPr>
            <w:r>
              <w:rPr>
                <w:bCs/>
                <w:szCs w:val="20"/>
              </w:rPr>
              <w:t>Kathleen Luckie Dir AR Operations</w:t>
            </w:r>
          </w:p>
        </w:tc>
      </w:tr>
    </w:tbl>
    <w:p w14:paraId="564B9756" w14:textId="77777777" w:rsidR="002D742A" w:rsidRDefault="002D742A" w:rsidP="00E371DF">
      <w:pPr>
        <w:pStyle w:val="Footer"/>
        <w:tabs>
          <w:tab w:val="clear" w:pos="8640"/>
          <w:tab w:val="right" w:pos="9000"/>
        </w:tabs>
      </w:pPr>
    </w:p>
    <w:p w14:paraId="2CF99755" w14:textId="77777777" w:rsidR="00E371DF" w:rsidRPr="002D742A" w:rsidRDefault="002D742A" w:rsidP="00E371DF">
      <w:pPr>
        <w:pStyle w:val="Footer"/>
        <w:tabs>
          <w:tab w:val="clear" w:pos="8640"/>
          <w:tab w:val="right" w:pos="9000"/>
        </w:tabs>
        <w:rPr>
          <w:rFonts w:cs="Arial"/>
          <w:b/>
          <w:sz w:val="28"/>
          <w:szCs w:val="28"/>
        </w:rPr>
      </w:pPr>
      <w:r w:rsidRPr="002D742A">
        <w:rPr>
          <w:b/>
          <w:sz w:val="28"/>
          <w:szCs w:val="28"/>
        </w:rPr>
        <w:t>Revision History</w:t>
      </w:r>
      <w:r w:rsidR="00E371DF" w:rsidRPr="002D742A">
        <w:rPr>
          <w:rFonts w:cs="Arial"/>
          <w:b/>
          <w:sz w:val="28"/>
          <w:szCs w:val="28"/>
        </w:rPr>
        <w:tab/>
      </w:r>
    </w:p>
    <w:tbl>
      <w:tblPr>
        <w:tblW w:w="1052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80"/>
        <w:gridCol w:w="1043"/>
        <w:gridCol w:w="1803"/>
        <w:gridCol w:w="1262"/>
        <w:gridCol w:w="2524"/>
        <w:gridCol w:w="2417"/>
      </w:tblGrid>
      <w:tr w:rsidR="00F930F9" w:rsidRPr="00C408E7" w14:paraId="13288879" w14:textId="77777777" w:rsidTr="007504DB">
        <w:trPr>
          <w:trHeight w:val="584"/>
        </w:trPr>
        <w:tc>
          <w:tcPr>
            <w:tcW w:w="1480" w:type="dxa"/>
            <w:shd w:val="clear" w:color="auto" w:fill="D9D9D9"/>
            <w:vAlign w:val="center"/>
          </w:tcPr>
          <w:p w14:paraId="7E2F7097" w14:textId="77777777" w:rsidR="00132646" w:rsidRPr="00E371DF" w:rsidRDefault="00132646" w:rsidP="00CB4DED">
            <w:pPr>
              <w:pStyle w:val="Header10ptnotBold"/>
              <w:rPr>
                <w:bCs/>
                <w:szCs w:val="20"/>
              </w:rPr>
            </w:pPr>
            <w:r w:rsidRPr="00E371DF">
              <w:rPr>
                <w:bCs/>
                <w:szCs w:val="20"/>
              </w:rPr>
              <w:t>Revision Date:</w:t>
            </w:r>
          </w:p>
        </w:tc>
        <w:tc>
          <w:tcPr>
            <w:tcW w:w="1043" w:type="dxa"/>
            <w:shd w:val="clear" w:color="auto" w:fill="D9D9D9"/>
            <w:vAlign w:val="center"/>
          </w:tcPr>
          <w:p w14:paraId="7CFF5374" w14:textId="77777777" w:rsidR="00132646" w:rsidRPr="00E371DF" w:rsidRDefault="00132646" w:rsidP="00CB4DED">
            <w:pPr>
              <w:pStyle w:val="Header10ptnotBold"/>
              <w:rPr>
                <w:bCs/>
                <w:szCs w:val="20"/>
              </w:rPr>
            </w:pPr>
            <w:r w:rsidRPr="00E371DF">
              <w:rPr>
                <w:bCs/>
                <w:szCs w:val="20"/>
              </w:rPr>
              <w:t>Version Number</w:t>
            </w:r>
            <w:r w:rsidR="00CB4DED" w:rsidRPr="00E371DF">
              <w:rPr>
                <w:bCs/>
                <w:szCs w:val="20"/>
              </w:rPr>
              <w:t>:</w:t>
            </w:r>
          </w:p>
        </w:tc>
        <w:tc>
          <w:tcPr>
            <w:tcW w:w="1803" w:type="dxa"/>
            <w:shd w:val="clear" w:color="auto" w:fill="D9D9D9"/>
            <w:vAlign w:val="center"/>
          </w:tcPr>
          <w:p w14:paraId="6A317A0E" w14:textId="77777777" w:rsidR="00132646" w:rsidRPr="00E371DF" w:rsidRDefault="00132646" w:rsidP="00CB4DED">
            <w:pPr>
              <w:pStyle w:val="Header10ptnotBold"/>
              <w:rPr>
                <w:bCs/>
                <w:szCs w:val="20"/>
              </w:rPr>
            </w:pPr>
            <w:r w:rsidRPr="00E371DF">
              <w:rPr>
                <w:bCs/>
                <w:szCs w:val="20"/>
              </w:rPr>
              <w:t>Change reason</w:t>
            </w:r>
            <w:r w:rsidR="00CB4DED" w:rsidRPr="00E371DF">
              <w:rPr>
                <w:bCs/>
                <w:szCs w:val="20"/>
              </w:rPr>
              <w:t>:</w:t>
            </w:r>
          </w:p>
        </w:tc>
        <w:tc>
          <w:tcPr>
            <w:tcW w:w="1262" w:type="dxa"/>
            <w:shd w:val="clear" w:color="auto" w:fill="D9D9D9"/>
            <w:vAlign w:val="center"/>
          </w:tcPr>
          <w:p w14:paraId="0724611A" w14:textId="77777777" w:rsidR="00132646" w:rsidRPr="00E371DF" w:rsidRDefault="00B17293" w:rsidP="00CB4DED">
            <w:pPr>
              <w:pStyle w:val="Header10ptnotBold"/>
              <w:rPr>
                <w:bCs/>
                <w:szCs w:val="20"/>
              </w:rPr>
            </w:pPr>
            <w:r w:rsidRPr="00E371DF">
              <w:rPr>
                <w:bCs/>
                <w:szCs w:val="20"/>
              </w:rPr>
              <w:t>Pages Changed (pg. no.)</w:t>
            </w:r>
          </w:p>
        </w:tc>
        <w:tc>
          <w:tcPr>
            <w:tcW w:w="2524" w:type="dxa"/>
            <w:shd w:val="clear" w:color="auto" w:fill="D9D9D9"/>
            <w:vAlign w:val="center"/>
          </w:tcPr>
          <w:p w14:paraId="19ADD925" w14:textId="77777777" w:rsidR="00132646" w:rsidRPr="00E371DF" w:rsidRDefault="00132646" w:rsidP="00CB4DED">
            <w:pPr>
              <w:pStyle w:val="Header10ptnotBold"/>
              <w:rPr>
                <w:bCs/>
                <w:szCs w:val="20"/>
              </w:rPr>
            </w:pPr>
            <w:r w:rsidRPr="00E371DF">
              <w:rPr>
                <w:bCs/>
                <w:szCs w:val="20"/>
              </w:rPr>
              <w:t>Genpact approval by:</w:t>
            </w:r>
          </w:p>
        </w:tc>
        <w:tc>
          <w:tcPr>
            <w:tcW w:w="2417" w:type="dxa"/>
            <w:shd w:val="clear" w:color="auto" w:fill="D9D9D9"/>
            <w:vAlign w:val="center"/>
          </w:tcPr>
          <w:p w14:paraId="3D702AD8" w14:textId="77777777" w:rsidR="00132646" w:rsidRPr="00E371DF" w:rsidRDefault="00132646" w:rsidP="00CB4DED">
            <w:pPr>
              <w:pStyle w:val="Header10ptnotBold"/>
              <w:rPr>
                <w:bCs/>
                <w:szCs w:val="20"/>
              </w:rPr>
            </w:pPr>
            <w:r w:rsidRPr="00E371DF">
              <w:rPr>
                <w:bCs/>
                <w:szCs w:val="20"/>
              </w:rPr>
              <w:t>Customer approval by:</w:t>
            </w:r>
          </w:p>
        </w:tc>
      </w:tr>
      <w:tr w:rsidR="007504DB" w:rsidRPr="00C408E7" w14:paraId="265F91A2" w14:textId="77777777" w:rsidTr="007504DB">
        <w:trPr>
          <w:trHeight w:val="521"/>
        </w:trPr>
        <w:tc>
          <w:tcPr>
            <w:tcW w:w="1480" w:type="dxa"/>
            <w:vAlign w:val="center"/>
          </w:tcPr>
          <w:p w14:paraId="150841EE" w14:textId="77777777" w:rsidR="00132646" w:rsidRPr="00E371DF" w:rsidRDefault="00132646" w:rsidP="00CB4DED">
            <w:pPr>
              <w:pStyle w:val="Header10ptnotBold"/>
              <w:rPr>
                <w:bCs/>
                <w:szCs w:val="20"/>
              </w:rPr>
            </w:pPr>
            <w:r w:rsidRPr="00E371DF">
              <w:rPr>
                <w:bCs/>
                <w:szCs w:val="20"/>
              </w:rPr>
              <w:t>Month d, year</w:t>
            </w:r>
          </w:p>
        </w:tc>
        <w:tc>
          <w:tcPr>
            <w:tcW w:w="1043" w:type="dxa"/>
            <w:vAlign w:val="center"/>
          </w:tcPr>
          <w:p w14:paraId="78D6153C" w14:textId="77777777" w:rsidR="00132646" w:rsidRPr="00E371DF" w:rsidRDefault="00132646" w:rsidP="00CB4DED">
            <w:pPr>
              <w:pStyle w:val="Header10ptnotBold"/>
              <w:rPr>
                <w:bCs/>
                <w:szCs w:val="20"/>
              </w:rPr>
            </w:pPr>
            <w:r w:rsidRPr="00E371DF">
              <w:rPr>
                <w:bCs/>
                <w:szCs w:val="20"/>
              </w:rPr>
              <w:t>01</w:t>
            </w:r>
          </w:p>
        </w:tc>
        <w:tc>
          <w:tcPr>
            <w:tcW w:w="1803" w:type="dxa"/>
            <w:vAlign w:val="center"/>
          </w:tcPr>
          <w:p w14:paraId="47F98D77" w14:textId="77777777" w:rsidR="00132646" w:rsidRPr="00E371DF" w:rsidRDefault="00132646" w:rsidP="00CB4DED">
            <w:pPr>
              <w:pStyle w:val="Header10ptnotBold"/>
              <w:rPr>
                <w:bCs/>
                <w:szCs w:val="20"/>
              </w:rPr>
            </w:pPr>
          </w:p>
        </w:tc>
        <w:tc>
          <w:tcPr>
            <w:tcW w:w="1262" w:type="dxa"/>
            <w:vAlign w:val="center"/>
          </w:tcPr>
          <w:p w14:paraId="4BB4F302" w14:textId="77777777" w:rsidR="00132646" w:rsidRPr="00E371DF" w:rsidRDefault="00132646" w:rsidP="00CB4DED">
            <w:pPr>
              <w:pStyle w:val="Header10ptnotBold"/>
              <w:rPr>
                <w:bCs/>
                <w:szCs w:val="20"/>
              </w:rPr>
            </w:pPr>
          </w:p>
        </w:tc>
        <w:tc>
          <w:tcPr>
            <w:tcW w:w="2524" w:type="dxa"/>
            <w:vAlign w:val="center"/>
          </w:tcPr>
          <w:p w14:paraId="77DB7954" w14:textId="77777777" w:rsidR="00132646" w:rsidRPr="00E371DF" w:rsidRDefault="00132646" w:rsidP="00CB4DED">
            <w:pPr>
              <w:pStyle w:val="Header10ptnotBold"/>
              <w:rPr>
                <w:bCs/>
                <w:szCs w:val="20"/>
              </w:rPr>
            </w:pPr>
            <w:r w:rsidRPr="00E371DF">
              <w:rPr>
                <w:bCs/>
                <w:szCs w:val="20"/>
              </w:rPr>
              <w:t>Name, Title</w:t>
            </w:r>
          </w:p>
        </w:tc>
        <w:tc>
          <w:tcPr>
            <w:tcW w:w="2417" w:type="dxa"/>
            <w:vAlign w:val="center"/>
          </w:tcPr>
          <w:p w14:paraId="39CA710B" w14:textId="77777777" w:rsidR="00132646" w:rsidRPr="00E371DF" w:rsidRDefault="00132646" w:rsidP="00CB4DED">
            <w:pPr>
              <w:pStyle w:val="Header10ptnotBold"/>
              <w:rPr>
                <w:bCs/>
                <w:szCs w:val="20"/>
              </w:rPr>
            </w:pPr>
            <w:r w:rsidRPr="00E371DF">
              <w:rPr>
                <w:bCs/>
                <w:szCs w:val="20"/>
              </w:rPr>
              <w:t>Name, Title</w:t>
            </w:r>
          </w:p>
        </w:tc>
      </w:tr>
      <w:tr w:rsidR="006077ED" w:rsidRPr="00C408E7" w14:paraId="71280009" w14:textId="77777777" w:rsidTr="007504DB">
        <w:trPr>
          <w:trHeight w:val="521"/>
        </w:trPr>
        <w:tc>
          <w:tcPr>
            <w:tcW w:w="1480" w:type="dxa"/>
            <w:vAlign w:val="center"/>
          </w:tcPr>
          <w:p w14:paraId="3B62B723" w14:textId="1AD93EC6" w:rsidR="006077ED" w:rsidRPr="00C408E7" w:rsidRDefault="009A5AC9" w:rsidP="000931FA">
            <w:pPr>
              <w:pStyle w:val="Header10ptnotBold"/>
              <w:rPr>
                <w:bCs/>
                <w:szCs w:val="20"/>
              </w:rPr>
            </w:pPr>
            <w:r>
              <w:rPr>
                <w:bCs/>
                <w:szCs w:val="20"/>
              </w:rPr>
              <w:t>10/24/2018</w:t>
            </w:r>
          </w:p>
        </w:tc>
        <w:tc>
          <w:tcPr>
            <w:tcW w:w="1043" w:type="dxa"/>
            <w:vAlign w:val="center"/>
          </w:tcPr>
          <w:p w14:paraId="551897E6" w14:textId="77777777" w:rsidR="006077ED" w:rsidRPr="00C408E7" w:rsidRDefault="006077ED" w:rsidP="008C5E36">
            <w:pPr>
              <w:pStyle w:val="Header10ptnotBold"/>
              <w:jc w:val="left"/>
              <w:rPr>
                <w:bCs/>
                <w:szCs w:val="20"/>
              </w:rPr>
            </w:pPr>
          </w:p>
        </w:tc>
        <w:tc>
          <w:tcPr>
            <w:tcW w:w="1803" w:type="dxa"/>
            <w:vAlign w:val="center"/>
          </w:tcPr>
          <w:p w14:paraId="2B8838C2" w14:textId="77777777" w:rsidR="006077ED" w:rsidRPr="00C408E7" w:rsidRDefault="006077ED" w:rsidP="00CB4DED">
            <w:pPr>
              <w:pStyle w:val="Header10ptnotBold"/>
              <w:rPr>
                <w:bCs/>
                <w:szCs w:val="20"/>
              </w:rPr>
            </w:pPr>
          </w:p>
        </w:tc>
        <w:tc>
          <w:tcPr>
            <w:tcW w:w="1262" w:type="dxa"/>
            <w:vAlign w:val="center"/>
          </w:tcPr>
          <w:p w14:paraId="23F63B07" w14:textId="77777777" w:rsidR="006077ED" w:rsidRPr="00C408E7" w:rsidRDefault="006077ED" w:rsidP="00CB4DED">
            <w:pPr>
              <w:pStyle w:val="Header10ptnotBold"/>
              <w:rPr>
                <w:bCs/>
                <w:szCs w:val="20"/>
              </w:rPr>
            </w:pPr>
          </w:p>
        </w:tc>
        <w:tc>
          <w:tcPr>
            <w:tcW w:w="2524" w:type="dxa"/>
            <w:vAlign w:val="center"/>
          </w:tcPr>
          <w:p w14:paraId="38433923" w14:textId="0FC6349E" w:rsidR="006077ED" w:rsidRPr="00C408E7" w:rsidRDefault="009A5AC9" w:rsidP="00CB4DED">
            <w:pPr>
              <w:pStyle w:val="Header10ptnotBold"/>
              <w:rPr>
                <w:bCs/>
                <w:szCs w:val="20"/>
              </w:rPr>
            </w:pPr>
            <w:r>
              <w:rPr>
                <w:bCs/>
                <w:szCs w:val="20"/>
              </w:rPr>
              <w:t>Certification</w:t>
            </w:r>
          </w:p>
        </w:tc>
        <w:tc>
          <w:tcPr>
            <w:tcW w:w="2417" w:type="dxa"/>
            <w:vAlign w:val="center"/>
          </w:tcPr>
          <w:p w14:paraId="05F3B308" w14:textId="1DB64E95" w:rsidR="006077ED" w:rsidRPr="00C408E7" w:rsidRDefault="009A5AC9" w:rsidP="00CB4DED">
            <w:pPr>
              <w:pStyle w:val="Header10ptnotBold"/>
              <w:rPr>
                <w:bCs/>
                <w:szCs w:val="20"/>
              </w:rPr>
            </w:pPr>
            <w:r>
              <w:rPr>
                <w:bCs/>
                <w:szCs w:val="20"/>
              </w:rPr>
              <w:t>Kathleen Luckie</w:t>
            </w:r>
          </w:p>
        </w:tc>
      </w:tr>
      <w:tr w:rsidR="006077ED" w:rsidRPr="00C408E7" w14:paraId="28B607FF" w14:textId="77777777" w:rsidTr="007504DB">
        <w:trPr>
          <w:trHeight w:val="521"/>
        </w:trPr>
        <w:tc>
          <w:tcPr>
            <w:tcW w:w="1480" w:type="dxa"/>
            <w:vAlign w:val="center"/>
          </w:tcPr>
          <w:p w14:paraId="26965A13" w14:textId="61788A13" w:rsidR="006077ED" w:rsidRPr="00C408E7" w:rsidRDefault="00943554" w:rsidP="00CB4DED">
            <w:pPr>
              <w:pStyle w:val="Header10ptnotBold"/>
              <w:rPr>
                <w:bCs/>
                <w:szCs w:val="20"/>
              </w:rPr>
            </w:pPr>
            <w:r>
              <w:rPr>
                <w:bCs/>
                <w:szCs w:val="20"/>
              </w:rPr>
              <w:t>07/29/2019</w:t>
            </w:r>
          </w:p>
        </w:tc>
        <w:tc>
          <w:tcPr>
            <w:tcW w:w="1043" w:type="dxa"/>
            <w:vAlign w:val="center"/>
          </w:tcPr>
          <w:p w14:paraId="710A47AB" w14:textId="77777777" w:rsidR="006077ED" w:rsidRPr="00C408E7" w:rsidRDefault="006077ED" w:rsidP="00CB4DED">
            <w:pPr>
              <w:pStyle w:val="Header10ptnotBold"/>
              <w:rPr>
                <w:bCs/>
                <w:szCs w:val="20"/>
              </w:rPr>
            </w:pPr>
          </w:p>
        </w:tc>
        <w:tc>
          <w:tcPr>
            <w:tcW w:w="1803" w:type="dxa"/>
            <w:vAlign w:val="center"/>
          </w:tcPr>
          <w:p w14:paraId="326C50E0" w14:textId="77777777" w:rsidR="006077ED" w:rsidRPr="00C408E7" w:rsidRDefault="006077ED" w:rsidP="00CB4DED">
            <w:pPr>
              <w:pStyle w:val="Header10ptnotBold"/>
              <w:rPr>
                <w:bCs/>
                <w:szCs w:val="20"/>
              </w:rPr>
            </w:pPr>
          </w:p>
        </w:tc>
        <w:tc>
          <w:tcPr>
            <w:tcW w:w="1262" w:type="dxa"/>
            <w:vAlign w:val="center"/>
          </w:tcPr>
          <w:p w14:paraId="00676EA1" w14:textId="77777777" w:rsidR="006077ED" w:rsidRPr="00C408E7" w:rsidRDefault="006077ED" w:rsidP="00CB4DED">
            <w:pPr>
              <w:pStyle w:val="Header10ptnotBold"/>
              <w:rPr>
                <w:bCs/>
                <w:szCs w:val="20"/>
              </w:rPr>
            </w:pPr>
          </w:p>
        </w:tc>
        <w:tc>
          <w:tcPr>
            <w:tcW w:w="2524" w:type="dxa"/>
            <w:vAlign w:val="center"/>
          </w:tcPr>
          <w:p w14:paraId="1B0BD462" w14:textId="40EFC7FB" w:rsidR="006077ED" w:rsidRPr="00C408E7" w:rsidRDefault="00943554" w:rsidP="00CB4DED">
            <w:pPr>
              <w:pStyle w:val="Header10ptnotBold"/>
              <w:rPr>
                <w:bCs/>
                <w:szCs w:val="20"/>
              </w:rPr>
            </w:pPr>
            <w:r>
              <w:rPr>
                <w:bCs/>
                <w:szCs w:val="20"/>
              </w:rPr>
              <w:t>Certification</w:t>
            </w:r>
          </w:p>
        </w:tc>
        <w:tc>
          <w:tcPr>
            <w:tcW w:w="2417" w:type="dxa"/>
            <w:vAlign w:val="center"/>
          </w:tcPr>
          <w:p w14:paraId="2FDF686E" w14:textId="7C84163B" w:rsidR="006077ED" w:rsidRPr="00C408E7" w:rsidRDefault="00943554" w:rsidP="00CB4DED">
            <w:pPr>
              <w:pStyle w:val="Header10ptnotBold"/>
              <w:rPr>
                <w:bCs/>
                <w:szCs w:val="20"/>
              </w:rPr>
            </w:pPr>
            <w:r>
              <w:rPr>
                <w:bCs/>
                <w:szCs w:val="20"/>
              </w:rPr>
              <w:t>Kathleen Luckie</w:t>
            </w:r>
          </w:p>
        </w:tc>
      </w:tr>
      <w:tr w:rsidR="006077ED" w:rsidRPr="00C408E7" w14:paraId="4CC43178" w14:textId="77777777" w:rsidTr="007504DB">
        <w:trPr>
          <w:trHeight w:val="521"/>
        </w:trPr>
        <w:tc>
          <w:tcPr>
            <w:tcW w:w="1480" w:type="dxa"/>
            <w:vAlign w:val="center"/>
          </w:tcPr>
          <w:p w14:paraId="6A5D98C7" w14:textId="7A6CFFFA" w:rsidR="006077ED" w:rsidRPr="00C408E7" w:rsidRDefault="00517658" w:rsidP="00CB4DED">
            <w:pPr>
              <w:pStyle w:val="Header10ptnotBold"/>
              <w:rPr>
                <w:bCs/>
                <w:szCs w:val="20"/>
              </w:rPr>
            </w:pPr>
            <w:r>
              <w:rPr>
                <w:bCs/>
                <w:szCs w:val="20"/>
              </w:rPr>
              <w:t>10/29/2020</w:t>
            </w:r>
          </w:p>
        </w:tc>
        <w:tc>
          <w:tcPr>
            <w:tcW w:w="1043" w:type="dxa"/>
            <w:vAlign w:val="center"/>
          </w:tcPr>
          <w:p w14:paraId="23BAEDA6" w14:textId="77777777" w:rsidR="006077ED" w:rsidRPr="00C408E7" w:rsidRDefault="006077ED" w:rsidP="00CB4DED">
            <w:pPr>
              <w:pStyle w:val="Header10ptnotBold"/>
              <w:rPr>
                <w:bCs/>
                <w:szCs w:val="20"/>
              </w:rPr>
            </w:pPr>
          </w:p>
        </w:tc>
        <w:tc>
          <w:tcPr>
            <w:tcW w:w="1803" w:type="dxa"/>
            <w:vAlign w:val="center"/>
          </w:tcPr>
          <w:p w14:paraId="553BCD99" w14:textId="77777777" w:rsidR="006077ED" w:rsidRPr="00C408E7" w:rsidRDefault="006077ED" w:rsidP="00CB4DED">
            <w:pPr>
              <w:pStyle w:val="Header10ptnotBold"/>
              <w:rPr>
                <w:bCs/>
                <w:szCs w:val="20"/>
              </w:rPr>
            </w:pPr>
          </w:p>
        </w:tc>
        <w:tc>
          <w:tcPr>
            <w:tcW w:w="1262" w:type="dxa"/>
            <w:vAlign w:val="center"/>
          </w:tcPr>
          <w:p w14:paraId="724B4DAE" w14:textId="77777777" w:rsidR="006077ED" w:rsidRPr="00C408E7" w:rsidRDefault="006077ED" w:rsidP="00CB4DED">
            <w:pPr>
              <w:pStyle w:val="Header10ptnotBold"/>
              <w:rPr>
                <w:bCs/>
                <w:szCs w:val="20"/>
              </w:rPr>
            </w:pPr>
          </w:p>
        </w:tc>
        <w:tc>
          <w:tcPr>
            <w:tcW w:w="2524" w:type="dxa"/>
            <w:vAlign w:val="center"/>
          </w:tcPr>
          <w:p w14:paraId="4DF00A04" w14:textId="308A6C32" w:rsidR="006077ED" w:rsidRPr="00C408E7" w:rsidRDefault="00517658" w:rsidP="00CB4DED">
            <w:pPr>
              <w:pStyle w:val="Header10ptnotBold"/>
              <w:rPr>
                <w:bCs/>
                <w:szCs w:val="20"/>
              </w:rPr>
            </w:pPr>
            <w:r>
              <w:rPr>
                <w:bCs/>
                <w:szCs w:val="20"/>
              </w:rPr>
              <w:t>Recertification</w:t>
            </w:r>
          </w:p>
        </w:tc>
        <w:tc>
          <w:tcPr>
            <w:tcW w:w="2417" w:type="dxa"/>
            <w:vAlign w:val="center"/>
          </w:tcPr>
          <w:p w14:paraId="0CBD1465" w14:textId="0A08430D" w:rsidR="006077ED" w:rsidRPr="00C408E7" w:rsidRDefault="00517658" w:rsidP="00CB4DED">
            <w:pPr>
              <w:pStyle w:val="Header10ptnotBold"/>
              <w:rPr>
                <w:bCs/>
                <w:szCs w:val="20"/>
              </w:rPr>
            </w:pPr>
            <w:r>
              <w:rPr>
                <w:bCs/>
                <w:szCs w:val="20"/>
              </w:rPr>
              <w:t>Kathleen Luckie</w:t>
            </w:r>
          </w:p>
        </w:tc>
      </w:tr>
      <w:tr w:rsidR="006077ED" w:rsidRPr="00C408E7" w14:paraId="52A4AB04" w14:textId="77777777" w:rsidTr="007504DB">
        <w:trPr>
          <w:trHeight w:val="521"/>
        </w:trPr>
        <w:tc>
          <w:tcPr>
            <w:tcW w:w="1480" w:type="dxa"/>
            <w:vAlign w:val="center"/>
          </w:tcPr>
          <w:p w14:paraId="1DAAAD13" w14:textId="77777777" w:rsidR="006077ED" w:rsidRPr="00C408E7" w:rsidRDefault="006077ED" w:rsidP="00CB4DED">
            <w:pPr>
              <w:pStyle w:val="Header10ptnotBold"/>
              <w:rPr>
                <w:bCs/>
                <w:szCs w:val="20"/>
              </w:rPr>
            </w:pPr>
          </w:p>
        </w:tc>
        <w:tc>
          <w:tcPr>
            <w:tcW w:w="1043" w:type="dxa"/>
            <w:vAlign w:val="center"/>
          </w:tcPr>
          <w:p w14:paraId="37BE7BA2" w14:textId="77777777" w:rsidR="006077ED" w:rsidRPr="00C408E7" w:rsidRDefault="006077ED" w:rsidP="00CB4DED">
            <w:pPr>
              <w:pStyle w:val="Header10ptnotBold"/>
              <w:rPr>
                <w:bCs/>
                <w:szCs w:val="20"/>
              </w:rPr>
            </w:pPr>
          </w:p>
        </w:tc>
        <w:tc>
          <w:tcPr>
            <w:tcW w:w="1803" w:type="dxa"/>
            <w:vAlign w:val="center"/>
          </w:tcPr>
          <w:p w14:paraId="2199C581" w14:textId="77777777" w:rsidR="006077ED" w:rsidRPr="00C408E7" w:rsidRDefault="006077ED" w:rsidP="00CB4DED">
            <w:pPr>
              <w:pStyle w:val="Header10ptnotBold"/>
              <w:rPr>
                <w:bCs/>
                <w:szCs w:val="20"/>
              </w:rPr>
            </w:pPr>
          </w:p>
        </w:tc>
        <w:tc>
          <w:tcPr>
            <w:tcW w:w="1262" w:type="dxa"/>
            <w:vAlign w:val="center"/>
          </w:tcPr>
          <w:p w14:paraId="233A9C90" w14:textId="77777777" w:rsidR="006077ED" w:rsidRPr="00C408E7" w:rsidRDefault="006077ED" w:rsidP="00CB4DED">
            <w:pPr>
              <w:pStyle w:val="Header10ptnotBold"/>
              <w:rPr>
                <w:bCs/>
                <w:szCs w:val="20"/>
              </w:rPr>
            </w:pPr>
          </w:p>
        </w:tc>
        <w:tc>
          <w:tcPr>
            <w:tcW w:w="2524" w:type="dxa"/>
            <w:vAlign w:val="center"/>
          </w:tcPr>
          <w:p w14:paraId="1A950AB8" w14:textId="77777777" w:rsidR="006077ED" w:rsidRPr="00C408E7" w:rsidRDefault="006077ED" w:rsidP="00CB4DED">
            <w:pPr>
              <w:pStyle w:val="Header10ptnotBold"/>
              <w:rPr>
                <w:bCs/>
                <w:szCs w:val="20"/>
              </w:rPr>
            </w:pPr>
          </w:p>
        </w:tc>
        <w:tc>
          <w:tcPr>
            <w:tcW w:w="2417" w:type="dxa"/>
            <w:vAlign w:val="center"/>
          </w:tcPr>
          <w:p w14:paraId="62C8F67B" w14:textId="77777777" w:rsidR="006077ED" w:rsidRPr="00C408E7" w:rsidRDefault="006077ED" w:rsidP="00CB4DED">
            <w:pPr>
              <w:pStyle w:val="Header10ptnotBold"/>
              <w:rPr>
                <w:bCs/>
                <w:szCs w:val="20"/>
              </w:rPr>
            </w:pPr>
          </w:p>
        </w:tc>
      </w:tr>
      <w:tr w:rsidR="006077ED" w:rsidRPr="00C408E7" w14:paraId="4181B7DC" w14:textId="77777777" w:rsidTr="007504DB">
        <w:trPr>
          <w:trHeight w:val="521"/>
        </w:trPr>
        <w:tc>
          <w:tcPr>
            <w:tcW w:w="1480" w:type="dxa"/>
            <w:vAlign w:val="center"/>
          </w:tcPr>
          <w:p w14:paraId="1241AC98" w14:textId="77777777" w:rsidR="006077ED" w:rsidRPr="00C408E7" w:rsidRDefault="006077ED" w:rsidP="00CB4DED">
            <w:pPr>
              <w:pStyle w:val="Header10ptnotBold"/>
              <w:rPr>
                <w:bCs/>
                <w:szCs w:val="20"/>
              </w:rPr>
            </w:pPr>
          </w:p>
        </w:tc>
        <w:tc>
          <w:tcPr>
            <w:tcW w:w="1043" w:type="dxa"/>
            <w:vAlign w:val="center"/>
          </w:tcPr>
          <w:p w14:paraId="7C870B85" w14:textId="77777777" w:rsidR="006077ED" w:rsidRPr="00C408E7" w:rsidRDefault="006077ED" w:rsidP="00CB4DED">
            <w:pPr>
              <w:pStyle w:val="Header10ptnotBold"/>
              <w:rPr>
                <w:bCs/>
                <w:szCs w:val="20"/>
              </w:rPr>
            </w:pPr>
          </w:p>
        </w:tc>
        <w:tc>
          <w:tcPr>
            <w:tcW w:w="1803" w:type="dxa"/>
            <w:vAlign w:val="center"/>
          </w:tcPr>
          <w:p w14:paraId="63D1F862" w14:textId="77777777" w:rsidR="006077ED" w:rsidRPr="00C408E7" w:rsidRDefault="006077ED" w:rsidP="00CB4DED">
            <w:pPr>
              <w:pStyle w:val="Header10ptnotBold"/>
              <w:rPr>
                <w:bCs/>
                <w:szCs w:val="20"/>
              </w:rPr>
            </w:pPr>
          </w:p>
        </w:tc>
        <w:tc>
          <w:tcPr>
            <w:tcW w:w="1262" w:type="dxa"/>
            <w:vAlign w:val="center"/>
          </w:tcPr>
          <w:p w14:paraId="0932A63D" w14:textId="77777777" w:rsidR="006077ED" w:rsidRPr="00C408E7" w:rsidRDefault="006077ED" w:rsidP="00CB4DED">
            <w:pPr>
              <w:pStyle w:val="Header10ptnotBold"/>
              <w:rPr>
                <w:bCs/>
                <w:szCs w:val="20"/>
              </w:rPr>
            </w:pPr>
          </w:p>
        </w:tc>
        <w:tc>
          <w:tcPr>
            <w:tcW w:w="2524" w:type="dxa"/>
            <w:vAlign w:val="center"/>
          </w:tcPr>
          <w:p w14:paraId="77203571" w14:textId="77777777" w:rsidR="006077ED" w:rsidRPr="00C408E7" w:rsidRDefault="006077ED" w:rsidP="00CB4DED">
            <w:pPr>
              <w:pStyle w:val="Header10ptnotBold"/>
              <w:rPr>
                <w:bCs/>
                <w:szCs w:val="20"/>
              </w:rPr>
            </w:pPr>
          </w:p>
        </w:tc>
        <w:tc>
          <w:tcPr>
            <w:tcW w:w="2417" w:type="dxa"/>
            <w:vAlign w:val="center"/>
          </w:tcPr>
          <w:p w14:paraId="29AF349A" w14:textId="77777777" w:rsidR="006077ED" w:rsidRPr="00C408E7" w:rsidRDefault="006077ED" w:rsidP="00CB4DED">
            <w:pPr>
              <w:pStyle w:val="Header10ptnotBold"/>
              <w:rPr>
                <w:bCs/>
                <w:szCs w:val="20"/>
              </w:rPr>
            </w:pPr>
          </w:p>
        </w:tc>
      </w:tr>
      <w:tr w:rsidR="006077ED" w:rsidRPr="00C408E7" w14:paraId="6BA3B27F" w14:textId="77777777" w:rsidTr="007504DB">
        <w:trPr>
          <w:trHeight w:val="521"/>
        </w:trPr>
        <w:tc>
          <w:tcPr>
            <w:tcW w:w="1480" w:type="dxa"/>
            <w:vAlign w:val="center"/>
          </w:tcPr>
          <w:p w14:paraId="28774A71" w14:textId="77777777" w:rsidR="006077ED" w:rsidRPr="00C408E7" w:rsidRDefault="006077ED" w:rsidP="00CB4DED">
            <w:pPr>
              <w:pStyle w:val="Header10ptnotBold"/>
              <w:rPr>
                <w:bCs/>
                <w:szCs w:val="20"/>
              </w:rPr>
            </w:pPr>
          </w:p>
        </w:tc>
        <w:tc>
          <w:tcPr>
            <w:tcW w:w="1043" w:type="dxa"/>
            <w:vAlign w:val="center"/>
          </w:tcPr>
          <w:p w14:paraId="036F8A86" w14:textId="77777777" w:rsidR="006077ED" w:rsidRPr="00C408E7" w:rsidRDefault="006077ED" w:rsidP="00CB4DED">
            <w:pPr>
              <w:pStyle w:val="Header10ptnotBold"/>
              <w:rPr>
                <w:bCs/>
                <w:szCs w:val="20"/>
              </w:rPr>
            </w:pPr>
          </w:p>
        </w:tc>
        <w:tc>
          <w:tcPr>
            <w:tcW w:w="1803" w:type="dxa"/>
            <w:vAlign w:val="center"/>
          </w:tcPr>
          <w:p w14:paraId="6921F65E" w14:textId="77777777" w:rsidR="006077ED" w:rsidRPr="00C408E7" w:rsidRDefault="006077ED" w:rsidP="00CB4DED">
            <w:pPr>
              <w:pStyle w:val="Header10ptnotBold"/>
              <w:rPr>
                <w:bCs/>
                <w:szCs w:val="20"/>
              </w:rPr>
            </w:pPr>
          </w:p>
        </w:tc>
        <w:tc>
          <w:tcPr>
            <w:tcW w:w="1262" w:type="dxa"/>
            <w:vAlign w:val="center"/>
          </w:tcPr>
          <w:p w14:paraId="56F55D1F" w14:textId="77777777" w:rsidR="006077ED" w:rsidRPr="00C408E7" w:rsidRDefault="006077ED" w:rsidP="00CB4DED">
            <w:pPr>
              <w:pStyle w:val="Header10ptnotBold"/>
              <w:rPr>
                <w:bCs/>
                <w:szCs w:val="20"/>
              </w:rPr>
            </w:pPr>
          </w:p>
        </w:tc>
        <w:tc>
          <w:tcPr>
            <w:tcW w:w="2524" w:type="dxa"/>
            <w:vAlign w:val="center"/>
          </w:tcPr>
          <w:p w14:paraId="1E025A76" w14:textId="77777777" w:rsidR="006077ED" w:rsidRPr="00C408E7" w:rsidRDefault="006077ED" w:rsidP="00CB4DED">
            <w:pPr>
              <w:pStyle w:val="Header10ptnotBold"/>
              <w:rPr>
                <w:bCs/>
                <w:szCs w:val="20"/>
              </w:rPr>
            </w:pPr>
          </w:p>
        </w:tc>
        <w:tc>
          <w:tcPr>
            <w:tcW w:w="2417" w:type="dxa"/>
            <w:vAlign w:val="center"/>
          </w:tcPr>
          <w:p w14:paraId="5B551F6E" w14:textId="77777777" w:rsidR="006077ED" w:rsidRPr="00C408E7" w:rsidRDefault="006077ED" w:rsidP="00CB4DED">
            <w:pPr>
              <w:pStyle w:val="Header10ptnotBold"/>
              <w:rPr>
                <w:bCs/>
                <w:szCs w:val="20"/>
              </w:rPr>
            </w:pPr>
          </w:p>
        </w:tc>
      </w:tr>
      <w:tr w:rsidR="006077ED" w:rsidRPr="00C408E7" w14:paraId="34EE1B01" w14:textId="77777777" w:rsidTr="007504DB">
        <w:trPr>
          <w:trHeight w:val="521"/>
        </w:trPr>
        <w:tc>
          <w:tcPr>
            <w:tcW w:w="1480" w:type="dxa"/>
            <w:vAlign w:val="center"/>
          </w:tcPr>
          <w:p w14:paraId="0203B5CA" w14:textId="77777777" w:rsidR="006077ED" w:rsidRPr="00C408E7" w:rsidRDefault="006077ED" w:rsidP="00CB4DED">
            <w:pPr>
              <w:pStyle w:val="Header10ptnotBold"/>
              <w:rPr>
                <w:bCs/>
                <w:szCs w:val="20"/>
              </w:rPr>
            </w:pPr>
          </w:p>
        </w:tc>
        <w:tc>
          <w:tcPr>
            <w:tcW w:w="1043" w:type="dxa"/>
            <w:vAlign w:val="center"/>
          </w:tcPr>
          <w:p w14:paraId="6361BF67" w14:textId="77777777" w:rsidR="006077ED" w:rsidRPr="00C408E7" w:rsidRDefault="006077ED" w:rsidP="00CB4DED">
            <w:pPr>
              <w:pStyle w:val="Header10ptnotBold"/>
              <w:rPr>
                <w:bCs/>
                <w:szCs w:val="20"/>
              </w:rPr>
            </w:pPr>
          </w:p>
        </w:tc>
        <w:tc>
          <w:tcPr>
            <w:tcW w:w="1803" w:type="dxa"/>
            <w:vAlign w:val="center"/>
          </w:tcPr>
          <w:p w14:paraId="37F8B507" w14:textId="77777777" w:rsidR="006077ED" w:rsidRPr="00C408E7" w:rsidRDefault="006077ED" w:rsidP="00CB4DED">
            <w:pPr>
              <w:pStyle w:val="Header10ptnotBold"/>
              <w:rPr>
                <w:bCs/>
                <w:szCs w:val="20"/>
              </w:rPr>
            </w:pPr>
          </w:p>
        </w:tc>
        <w:tc>
          <w:tcPr>
            <w:tcW w:w="1262" w:type="dxa"/>
            <w:vAlign w:val="center"/>
          </w:tcPr>
          <w:p w14:paraId="5B459985" w14:textId="77777777" w:rsidR="006077ED" w:rsidRPr="00C408E7" w:rsidRDefault="006077ED" w:rsidP="00CB4DED">
            <w:pPr>
              <w:pStyle w:val="Header10ptnotBold"/>
              <w:rPr>
                <w:bCs/>
                <w:szCs w:val="20"/>
              </w:rPr>
            </w:pPr>
          </w:p>
        </w:tc>
        <w:tc>
          <w:tcPr>
            <w:tcW w:w="2524" w:type="dxa"/>
            <w:vAlign w:val="center"/>
          </w:tcPr>
          <w:p w14:paraId="181F6434" w14:textId="77777777" w:rsidR="006077ED" w:rsidRPr="00C408E7" w:rsidRDefault="006077ED" w:rsidP="00CB4DED">
            <w:pPr>
              <w:pStyle w:val="Header10ptnotBold"/>
              <w:rPr>
                <w:bCs/>
                <w:szCs w:val="20"/>
              </w:rPr>
            </w:pPr>
          </w:p>
        </w:tc>
        <w:tc>
          <w:tcPr>
            <w:tcW w:w="2417" w:type="dxa"/>
            <w:vAlign w:val="center"/>
          </w:tcPr>
          <w:p w14:paraId="0753CD0D" w14:textId="77777777" w:rsidR="006077ED" w:rsidRPr="00C408E7" w:rsidRDefault="006077ED" w:rsidP="00CB4DED">
            <w:pPr>
              <w:pStyle w:val="Header10ptnotBold"/>
              <w:rPr>
                <w:bCs/>
                <w:szCs w:val="20"/>
              </w:rPr>
            </w:pPr>
          </w:p>
        </w:tc>
      </w:tr>
      <w:tr w:rsidR="006077ED" w:rsidRPr="00C408E7" w14:paraId="063165A4" w14:textId="77777777" w:rsidTr="007504DB">
        <w:trPr>
          <w:trHeight w:val="521"/>
        </w:trPr>
        <w:tc>
          <w:tcPr>
            <w:tcW w:w="1480" w:type="dxa"/>
            <w:vAlign w:val="center"/>
          </w:tcPr>
          <w:p w14:paraId="2D8EC071" w14:textId="77777777" w:rsidR="006077ED" w:rsidRPr="00C408E7" w:rsidRDefault="006077ED" w:rsidP="00CB4DED">
            <w:pPr>
              <w:pStyle w:val="Header10ptnotBold"/>
              <w:rPr>
                <w:bCs/>
                <w:szCs w:val="20"/>
              </w:rPr>
            </w:pPr>
          </w:p>
        </w:tc>
        <w:tc>
          <w:tcPr>
            <w:tcW w:w="1043" w:type="dxa"/>
            <w:vAlign w:val="center"/>
          </w:tcPr>
          <w:p w14:paraId="5879890A" w14:textId="77777777" w:rsidR="006077ED" w:rsidRPr="00C408E7" w:rsidRDefault="006077ED" w:rsidP="00CB4DED">
            <w:pPr>
              <w:pStyle w:val="Header10ptnotBold"/>
              <w:rPr>
                <w:bCs/>
                <w:szCs w:val="20"/>
              </w:rPr>
            </w:pPr>
          </w:p>
        </w:tc>
        <w:tc>
          <w:tcPr>
            <w:tcW w:w="1803" w:type="dxa"/>
            <w:vAlign w:val="center"/>
          </w:tcPr>
          <w:p w14:paraId="498B243E" w14:textId="77777777" w:rsidR="006077ED" w:rsidRPr="00C408E7" w:rsidRDefault="006077ED" w:rsidP="00CB4DED">
            <w:pPr>
              <w:pStyle w:val="Header10ptnotBold"/>
              <w:rPr>
                <w:bCs/>
                <w:szCs w:val="20"/>
              </w:rPr>
            </w:pPr>
          </w:p>
        </w:tc>
        <w:tc>
          <w:tcPr>
            <w:tcW w:w="1262" w:type="dxa"/>
            <w:vAlign w:val="center"/>
          </w:tcPr>
          <w:p w14:paraId="79FA2FAB" w14:textId="77777777" w:rsidR="006077ED" w:rsidRPr="00C408E7" w:rsidRDefault="006077ED" w:rsidP="00CB4DED">
            <w:pPr>
              <w:pStyle w:val="Header10ptnotBold"/>
              <w:rPr>
                <w:bCs/>
                <w:szCs w:val="20"/>
              </w:rPr>
            </w:pPr>
          </w:p>
        </w:tc>
        <w:tc>
          <w:tcPr>
            <w:tcW w:w="2524" w:type="dxa"/>
            <w:vAlign w:val="center"/>
          </w:tcPr>
          <w:p w14:paraId="0E03A876" w14:textId="77777777" w:rsidR="006077ED" w:rsidRPr="00C408E7" w:rsidRDefault="006077ED" w:rsidP="00CB4DED">
            <w:pPr>
              <w:pStyle w:val="Header10ptnotBold"/>
              <w:rPr>
                <w:bCs/>
                <w:szCs w:val="20"/>
              </w:rPr>
            </w:pPr>
          </w:p>
        </w:tc>
        <w:tc>
          <w:tcPr>
            <w:tcW w:w="2417" w:type="dxa"/>
            <w:vAlign w:val="center"/>
          </w:tcPr>
          <w:p w14:paraId="3D627BBA" w14:textId="77777777" w:rsidR="006077ED" w:rsidRPr="00C408E7" w:rsidRDefault="006077ED" w:rsidP="00CB4DED">
            <w:pPr>
              <w:pStyle w:val="Header10ptnotBold"/>
              <w:rPr>
                <w:bCs/>
                <w:szCs w:val="20"/>
              </w:rPr>
            </w:pPr>
          </w:p>
        </w:tc>
      </w:tr>
      <w:tr w:rsidR="006077ED" w:rsidRPr="00C408E7" w14:paraId="477226DD" w14:textId="77777777" w:rsidTr="007504DB">
        <w:trPr>
          <w:trHeight w:val="521"/>
        </w:trPr>
        <w:tc>
          <w:tcPr>
            <w:tcW w:w="1480" w:type="dxa"/>
            <w:vAlign w:val="center"/>
          </w:tcPr>
          <w:p w14:paraId="3014FA9A" w14:textId="77777777" w:rsidR="006077ED" w:rsidRPr="00C408E7" w:rsidRDefault="006077ED" w:rsidP="00CB4DED">
            <w:pPr>
              <w:pStyle w:val="Header10ptnotBold"/>
              <w:rPr>
                <w:bCs/>
                <w:szCs w:val="20"/>
              </w:rPr>
            </w:pPr>
          </w:p>
        </w:tc>
        <w:tc>
          <w:tcPr>
            <w:tcW w:w="1043" w:type="dxa"/>
            <w:vAlign w:val="center"/>
          </w:tcPr>
          <w:p w14:paraId="2FDEBE5D" w14:textId="77777777" w:rsidR="006077ED" w:rsidRPr="00C408E7" w:rsidRDefault="006077ED" w:rsidP="00CB4DED">
            <w:pPr>
              <w:pStyle w:val="Header10ptnotBold"/>
              <w:rPr>
                <w:bCs/>
                <w:szCs w:val="20"/>
              </w:rPr>
            </w:pPr>
          </w:p>
        </w:tc>
        <w:tc>
          <w:tcPr>
            <w:tcW w:w="1803" w:type="dxa"/>
            <w:vAlign w:val="center"/>
          </w:tcPr>
          <w:p w14:paraId="0F39B627" w14:textId="77777777" w:rsidR="006077ED" w:rsidRPr="00C408E7" w:rsidRDefault="006077ED" w:rsidP="00CB4DED">
            <w:pPr>
              <w:pStyle w:val="Header10ptnotBold"/>
              <w:rPr>
                <w:bCs/>
                <w:szCs w:val="20"/>
              </w:rPr>
            </w:pPr>
          </w:p>
        </w:tc>
        <w:tc>
          <w:tcPr>
            <w:tcW w:w="1262" w:type="dxa"/>
            <w:vAlign w:val="center"/>
          </w:tcPr>
          <w:p w14:paraId="340DAAC5" w14:textId="77777777" w:rsidR="006077ED" w:rsidRPr="00C408E7" w:rsidRDefault="006077ED" w:rsidP="00CB4DED">
            <w:pPr>
              <w:pStyle w:val="Header10ptnotBold"/>
              <w:rPr>
                <w:bCs/>
                <w:szCs w:val="20"/>
              </w:rPr>
            </w:pPr>
          </w:p>
        </w:tc>
        <w:tc>
          <w:tcPr>
            <w:tcW w:w="2524" w:type="dxa"/>
            <w:vAlign w:val="center"/>
          </w:tcPr>
          <w:p w14:paraId="0B5D0EAD" w14:textId="77777777" w:rsidR="006077ED" w:rsidRPr="00C408E7" w:rsidRDefault="006077ED" w:rsidP="00CB4DED">
            <w:pPr>
              <w:pStyle w:val="Header10ptnotBold"/>
              <w:rPr>
                <w:bCs/>
                <w:szCs w:val="20"/>
              </w:rPr>
            </w:pPr>
          </w:p>
        </w:tc>
        <w:tc>
          <w:tcPr>
            <w:tcW w:w="2417" w:type="dxa"/>
            <w:vAlign w:val="center"/>
          </w:tcPr>
          <w:p w14:paraId="0C08C4CA" w14:textId="77777777" w:rsidR="006077ED" w:rsidRPr="00C408E7" w:rsidRDefault="006077ED" w:rsidP="00CB4DED">
            <w:pPr>
              <w:pStyle w:val="Header10ptnotBold"/>
              <w:rPr>
                <w:bCs/>
                <w:szCs w:val="20"/>
              </w:rPr>
            </w:pPr>
          </w:p>
        </w:tc>
      </w:tr>
      <w:tr w:rsidR="006077ED" w:rsidRPr="00C408E7" w14:paraId="61833CAA" w14:textId="77777777" w:rsidTr="007504DB">
        <w:trPr>
          <w:trHeight w:val="521"/>
        </w:trPr>
        <w:tc>
          <w:tcPr>
            <w:tcW w:w="1480" w:type="dxa"/>
            <w:vAlign w:val="center"/>
          </w:tcPr>
          <w:p w14:paraId="0149CFF2" w14:textId="77777777" w:rsidR="006077ED" w:rsidRPr="00C408E7" w:rsidRDefault="006077ED" w:rsidP="00CB4DED">
            <w:pPr>
              <w:pStyle w:val="Header10ptnotBold"/>
              <w:rPr>
                <w:bCs/>
                <w:szCs w:val="20"/>
              </w:rPr>
            </w:pPr>
          </w:p>
        </w:tc>
        <w:tc>
          <w:tcPr>
            <w:tcW w:w="1043" w:type="dxa"/>
            <w:vAlign w:val="center"/>
          </w:tcPr>
          <w:p w14:paraId="07BB1A5C" w14:textId="77777777" w:rsidR="006077ED" w:rsidRPr="00C408E7" w:rsidRDefault="006077ED" w:rsidP="00CB4DED">
            <w:pPr>
              <w:pStyle w:val="Header10ptnotBold"/>
              <w:rPr>
                <w:bCs/>
                <w:szCs w:val="20"/>
              </w:rPr>
            </w:pPr>
          </w:p>
        </w:tc>
        <w:tc>
          <w:tcPr>
            <w:tcW w:w="1803" w:type="dxa"/>
            <w:vAlign w:val="center"/>
          </w:tcPr>
          <w:p w14:paraId="2FEEEBAE" w14:textId="77777777" w:rsidR="006077ED" w:rsidRPr="00C408E7" w:rsidRDefault="006077ED" w:rsidP="00CB4DED">
            <w:pPr>
              <w:pStyle w:val="Header10ptnotBold"/>
              <w:rPr>
                <w:bCs/>
                <w:szCs w:val="20"/>
              </w:rPr>
            </w:pPr>
          </w:p>
        </w:tc>
        <w:tc>
          <w:tcPr>
            <w:tcW w:w="1262" w:type="dxa"/>
            <w:vAlign w:val="center"/>
          </w:tcPr>
          <w:p w14:paraId="7BD43049" w14:textId="77777777" w:rsidR="006077ED" w:rsidRPr="00C408E7" w:rsidRDefault="006077ED" w:rsidP="00CB4DED">
            <w:pPr>
              <w:pStyle w:val="Header10ptnotBold"/>
              <w:rPr>
                <w:bCs/>
                <w:szCs w:val="20"/>
              </w:rPr>
            </w:pPr>
          </w:p>
        </w:tc>
        <w:tc>
          <w:tcPr>
            <w:tcW w:w="2524" w:type="dxa"/>
            <w:vAlign w:val="center"/>
          </w:tcPr>
          <w:p w14:paraId="164D6050" w14:textId="77777777" w:rsidR="006077ED" w:rsidRPr="00C408E7" w:rsidRDefault="006077ED" w:rsidP="00CB4DED">
            <w:pPr>
              <w:pStyle w:val="Header10ptnotBold"/>
              <w:rPr>
                <w:bCs/>
                <w:szCs w:val="20"/>
              </w:rPr>
            </w:pPr>
          </w:p>
        </w:tc>
        <w:tc>
          <w:tcPr>
            <w:tcW w:w="2417" w:type="dxa"/>
            <w:vAlign w:val="center"/>
          </w:tcPr>
          <w:p w14:paraId="31749BA1" w14:textId="77777777" w:rsidR="006077ED" w:rsidRPr="00C408E7" w:rsidRDefault="006077ED" w:rsidP="00CB4DED">
            <w:pPr>
              <w:pStyle w:val="Header10ptnotBold"/>
              <w:rPr>
                <w:bCs/>
                <w:szCs w:val="20"/>
              </w:rPr>
            </w:pPr>
          </w:p>
        </w:tc>
      </w:tr>
      <w:tr w:rsidR="006077ED" w:rsidRPr="00C408E7" w14:paraId="65F39BFC" w14:textId="77777777" w:rsidTr="007504DB">
        <w:trPr>
          <w:trHeight w:val="521"/>
        </w:trPr>
        <w:tc>
          <w:tcPr>
            <w:tcW w:w="1480" w:type="dxa"/>
            <w:vAlign w:val="center"/>
          </w:tcPr>
          <w:p w14:paraId="02BB230C" w14:textId="77777777" w:rsidR="006077ED" w:rsidRPr="00C408E7" w:rsidRDefault="006077ED" w:rsidP="00CB4DED">
            <w:pPr>
              <w:pStyle w:val="Header10ptnotBold"/>
              <w:rPr>
                <w:bCs/>
                <w:szCs w:val="20"/>
              </w:rPr>
            </w:pPr>
          </w:p>
        </w:tc>
        <w:tc>
          <w:tcPr>
            <w:tcW w:w="1043" w:type="dxa"/>
            <w:vAlign w:val="center"/>
          </w:tcPr>
          <w:p w14:paraId="603C3C4E" w14:textId="77777777" w:rsidR="006077ED" w:rsidRPr="00C408E7" w:rsidRDefault="006077ED" w:rsidP="00CB4DED">
            <w:pPr>
              <w:pStyle w:val="Header10ptnotBold"/>
              <w:rPr>
                <w:bCs/>
                <w:szCs w:val="20"/>
              </w:rPr>
            </w:pPr>
          </w:p>
        </w:tc>
        <w:tc>
          <w:tcPr>
            <w:tcW w:w="1803" w:type="dxa"/>
            <w:vAlign w:val="center"/>
          </w:tcPr>
          <w:p w14:paraId="01E257FB" w14:textId="77777777" w:rsidR="006077ED" w:rsidRPr="00C408E7" w:rsidRDefault="006077ED" w:rsidP="00CB4DED">
            <w:pPr>
              <w:pStyle w:val="Header10ptnotBold"/>
              <w:rPr>
                <w:bCs/>
                <w:szCs w:val="20"/>
              </w:rPr>
            </w:pPr>
          </w:p>
        </w:tc>
        <w:tc>
          <w:tcPr>
            <w:tcW w:w="1262" w:type="dxa"/>
            <w:vAlign w:val="center"/>
          </w:tcPr>
          <w:p w14:paraId="6355E1EB" w14:textId="77777777" w:rsidR="006077ED" w:rsidRPr="00C408E7" w:rsidRDefault="006077ED" w:rsidP="00CB4DED">
            <w:pPr>
              <w:pStyle w:val="Header10ptnotBold"/>
              <w:rPr>
                <w:bCs/>
                <w:szCs w:val="20"/>
              </w:rPr>
            </w:pPr>
          </w:p>
        </w:tc>
        <w:tc>
          <w:tcPr>
            <w:tcW w:w="2524" w:type="dxa"/>
            <w:vAlign w:val="center"/>
          </w:tcPr>
          <w:p w14:paraId="70C8D4E1" w14:textId="77777777" w:rsidR="006077ED" w:rsidRPr="00C408E7" w:rsidRDefault="006077ED" w:rsidP="00CB4DED">
            <w:pPr>
              <w:pStyle w:val="Header10ptnotBold"/>
              <w:rPr>
                <w:bCs/>
                <w:szCs w:val="20"/>
              </w:rPr>
            </w:pPr>
          </w:p>
        </w:tc>
        <w:tc>
          <w:tcPr>
            <w:tcW w:w="2417" w:type="dxa"/>
            <w:vAlign w:val="center"/>
          </w:tcPr>
          <w:p w14:paraId="639BAAC8" w14:textId="77777777" w:rsidR="006077ED" w:rsidRPr="00C408E7" w:rsidRDefault="006077ED" w:rsidP="00CB4DED">
            <w:pPr>
              <w:pStyle w:val="Header10ptnotBold"/>
              <w:rPr>
                <w:bCs/>
                <w:szCs w:val="20"/>
              </w:rPr>
            </w:pPr>
          </w:p>
        </w:tc>
      </w:tr>
      <w:tr w:rsidR="006077ED" w:rsidRPr="00C408E7" w14:paraId="4A5E1922" w14:textId="77777777" w:rsidTr="007504DB">
        <w:trPr>
          <w:trHeight w:val="521"/>
        </w:trPr>
        <w:tc>
          <w:tcPr>
            <w:tcW w:w="1480" w:type="dxa"/>
            <w:vAlign w:val="center"/>
          </w:tcPr>
          <w:p w14:paraId="4DB410E0" w14:textId="77777777" w:rsidR="006077ED" w:rsidRPr="00C408E7" w:rsidRDefault="006077ED" w:rsidP="00CB4DED">
            <w:pPr>
              <w:pStyle w:val="Header10ptnotBold"/>
              <w:rPr>
                <w:bCs/>
                <w:szCs w:val="20"/>
              </w:rPr>
            </w:pPr>
          </w:p>
        </w:tc>
        <w:tc>
          <w:tcPr>
            <w:tcW w:w="1043" w:type="dxa"/>
            <w:vAlign w:val="center"/>
          </w:tcPr>
          <w:p w14:paraId="0FF844A9" w14:textId="77777777" w:rsidR="006077ED" w:rsidRPr="00C408E7" w:rsidRDefault="006077ED" w:rsidP="00CB4DED">
            <w:pPr>
              <w:pStyle w:val="Header10ptnotBold"/>
              <w:rPr>
                <w:bCs/>
                <w:szCs w:val="20"/>
              </w:rPr>
            </w:pPr>
          </w:p>
        </w:tc>
        <w:tc>
          <w:tcPr>
            <w:tcW w:w="1803" w:type="dxa"/>
            <w:vAlign w:val="center"/>
          </w:tcPr>
          <w:p w14:paraId="426EAE5C" w14:textId="77777777" w:rsidR="006077ED" w:rsidRPr="00C408E7" w:rsidRDefault="006077ED" w:rsidP="00812191">
            <w:pPr>
              <w:pStyle w:val="Header10ptnotBold"/>
              <w:jc w:val="left"/>
              <w:rPr>
                <w:bCs/>
                <w:szCs w:val="20"/>
              </w:rPr>
            </w:pPr>
          </w:p>
        </w:tc>
        <w:tc>
          <w:tcPr>
            <w:tcW w:w="1262" w:type="dxa"/>
            <w:vAlign w:val="center"/>
          </w:tcPr>
          <w:p w14:paraId="2B23C448" w14:textId="77777777" w:rsidR="006077ED" w:rsidRPr="00C408E7" w:rsidRDefault="006077ED" w:rsidP="00CB4DED">
            <w:pPr>
              <w:pStyle w:val="Header10ptnotBold"/>
              <w:rPr>
                <w:bCs/>
                <w:szCs w:val="20"/>
              </w:rPr>
            </w:pPr>
          </w:p>
        </w:tc>
        <w:tc>
          <w:tcPr>
            <w:tcW w:w="2524" w:type="dxa"/>
            <w:vAlign w:val="center"/>
          </w:tcPr>
          <w:p w14:paraId="162DD53A" w14:textId="77777777" w:rsidR="006077ED" w:rsidRPr="00C408E7" w:rsidRDefault="006077ED" w:rsidP="00CB4DED">
            <w:pPr>
              <w:pStyle w:val="Header10ptnotBold"/>
              <w:rPr>
                <w:bCs/>
                <w:szCs w:val="20"/>
              </w:rPr>
            </w:pPr>
          </w:p>
        </w:tc>
        <w:tc>
          <w:tcPr>
            <w:tcW w:w="2417" w:type="dxa"/>
            <w:vAlign w:val="center"/>
          </w:tcPr>
          <w:p w14:paraId="7759C817" w14:textId="77777777" w:rsidR="006077ED" w:rsidRPr="00C408E7" w:rsidRDefault="006077ED" w:rsidP="00CB4DED">
            <w:pPr>
              <w:pStyle w:val="Header10ptnotBold"/>
              <w:rPr>
                <w:bCs/>
                <w:szCs w:val="20"/>
              </w:rPr>
            </w:pPr>
          </w:p>
        </w:tc>
      </w:tr>
      <w:bookmarkEnd w:id="5"/>
    </w:tbl>
    <w:p w14:paraId="16F71415" w14:textId="77777777" w:rsidR="00E82186" w:rsidRPr="00C408E7" w:rsidRDefault="00E82186" w:rsidP="00E82186">
      <w:pPr>
        <w:pStyle w:val="BodyText"/>
      </w:pPr>
    </w:p>
    <w:p w14:paraId="4F8BE729" w14:textId="77777777" w:rsidR="002F6E32" w:rsidRDefault="002F6E32">
      <w:pPr>
        <w:pStyle w:val="TOC1"/>
        <w:rPr>
          <w:ins w:id="6" w:author="Villalta, Christine" w:date="2018-08-20T14:32:00Z"/>
          <w:sz w:val="28"/>
          <w:szCs w:val="28"/>
        </w:rPr>
      </w:pPr>
    </w:p>
    <w:p w14:paraId="58A2946D" w14:textId="77777777" w:rsidR="002F6E32" w:rsidRDefault="002F6E32">
      <w:pPr>
        <w:pStyle w:val="TOC1"/>
        <w:rPr>
          <w:ins w:id="7" w:author="Villalta, Christine" w:date="2018-08-20T14:32:00Z"/>
          <w:sz w:val="28"/>
          <w:szCs w:val="28"/>
        </w:rPr>
      </w:pPr>
    </w:p>
    <w:p w14:paraId="6C75503D" w14:textId="77777777" w:rsidR="00195C53" w:rsidRDefault="00690BF6">
      <w:pPr>
        <w:pStyle w:val="TOC1"/>
        <w:rPr>
          <w:noProof/>
        </w:rPr>
      </w:pPr>
      <w:r w:rsidRPr="00947F33">
        <w:rPr>
          <w:sz w:val="28"/>
          <w:szCs w:val="28"/>
        </w:rPr>
        <w:lastRenderedPageBreak/>
        <w:t xml:space="preserve">Table of Contents </w:t>
      </w:r>
      <w:r w:rsidR="00FD08C9" w:rsidRPr="00E371DF">
        <w:rPr>
          <w:kern w:val="28"/>
          <w:sz w:val="28"/>
          <w:szCs w:val="28"/>
        </w:rPr>
        <w:fldChar w:fldCharType="begin"/>
      </w:r>
      <w:r w:rsidR="00FD08C9" w:rsidRPr="00947F33">
        <w:rPr>
          <w:sz w:val="28"/>
          <w:szCs w:val="28"/>
        </w:rPr>
        <w:instrText xml:space="preserve"> TOC \o \f \h \z </w:instrText>
      </w:r>
      <w:r w:rsidR="00FD08C9" w:rsidRPr="00E371DF">
        <w:rPr>
          <w:kern w:val="28"/>
          <w:sz w:val="28"/>
          <w:szCs w:val="28"/>
        </w:rPr>
        <w:fldChar w:fldCharType="separate"/>
      </w:r>
    </w:p>
    <w:p w14:paraId="6B941B8F" w14:textId="20CD8A65" w:rsidR="00195C53" w:rsidRDefault="00BB02B8">
      <w:pPr>
        <w:pStyle w:val="TOC1"/>
        <w:rPr>
          <w:rFonts w:asciiTheme="minorHAnsi" w:eastAsiaTheme="minorEastAsia" w:hAnsiTheme="minorHAnsi" w:cstheme="minorBidi"/>
          <w:b w:val="0"/>
          <w:noProof/>
          <w:sz w:val="22"/>
          <w:szCs w:val="22"/>
          <w:lang w:val="en-US"/>
        </w:rPr>
      </w:pPr>
      <w:hyperlink w:anchor="_Toc14867708" w:history="1">
        <w:r w:rsidR="00195C53" w:rsidRPr="00EB1CDE">
          <w:rPr>
            <w:rStyle w:val="Hyperlink"/>
            <w:noProof/>
          </w:rPr>
          <w:t>1.</w:t>
        </w:r>
        <w:r w:rsidR="00195C53">
          <w:rPr>
            <w:rFonts w:asciiTheme="minorHAnsi" w:eastAsiaTheme="minorEastAsia" w:hAnsiTheme="minorHAnsi" w:cstheme="minorBidi"/>
            <w:b w:val="0"/>
            <w:noProof/>
            <w:sz w:val="22"/>
            <w:szCs w:val="22"/>
            <w:lang w:val="en-US"/>
          </w:rPr>
          <w:tab/>
        </w:r>
        <w:r w:rsidR="00195C53" w:rsidRPr="00EB1CDE">
          <w:rPr>
            <w:rStyle w:val="Hyperlink"/>
            <w:noProof/>
          </w:rPr>
          <w:t>Overview</w:t>
        </w:r>
        <w:r w:rsidR="00195C53">
          <w:rPr>
            <w:noProof/>
            <w:webHidden/>
          </w:rPr>
          <w:tab/>
        </w:r>
        <w:r w:rsidR="00195C53">
          <w:rPr>
            <w:noProof/>
            <w:webHidden/>
          </w:rPr>
          <w:fldChar w:fldCharType="begin"/>
        </w:r>
        <w:r w:rsidR="00195C53">
          <w:rPr>
            <w:noProof/>
            <w:webHidden/>
          </w:rPr>
          <w:instrText xml:space="preserve"> PAGEREF _Toc14867708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2BF23044" w14:textId="7DE16962" w:rsidR="00195C53" w:rsidRDefault="00BB02B8">
      <w:pPr>
        <w:pStyle w:val="TOC2"/>
        <w:rPr>
          <w:rFonts w:asciiTheme="minorHAnsi" w:eastAsiaTheme="minorEastAsia" w:hAnsiTheme="minorHAnsi" w:cstheme="minorBidi"/>
          <w:noProof/>
          <w:sz w:val="22"/>
          <w:szCs w:val="22"/>
          <w:lang w:val="en-US"/>
        </w:rPr>
      </w:pPr>
      <w:hyperlink w:anchor="_Toc14867709" w:history="1">
        <w:r w:rsidR="00195C53" w:rsidRPr="00EB1CDE">
          <w:rPr>
            <w:rStyle w:val="Hyperlink"/>
            <w:noProof/>
          </w:rPr>
          <w:t>1.1.</w:t>
        </w:r>
        <w:r w:rsidR="00195C53">
          <w:rPr>
            <w:rFonts w:asciiTheme="minorHAnsi" w:eastAsiaTheme="minorEastAsia" w:hAnsiTheme="minorHAnsi" w:cstheme="minorBidi"/>
            <w:noProof/>
            <w:sz w:val="22"/>
            <w:szCs w:val="22"/>
            <w:lang w:val="en-US"/>
          </w:rPr>
          <w:tab/>
        </w:r>
        <w:r w:rsidR="00195C53" w:rsidRPr="00EB1CDE">
          <w:rPr>
            <w:rStyle w:val="Hyperlink"/>
            <w:noProof/>
          </w:rPr>
          <w:t>Customer Overview</w:t>
        </w:r>
        <w:r w:rsidR="00195C53">
          <w:rPr>
            <w:noProof/>
            <w:webHidden/>
          </w:rPr>
          <w:tab/>
        </w:r>
        <w:r w:rsidR="00195C53">
          <w:rPr>
            <w:noProof/>
            <w:webHidden/>
          </w:rPr>
          <w:fldChar w:fldCharType="begin"/>
        </w:r>
        <w:r w:rsidR="00195C53">
          <w:rPr>
            <w:noProof/>
            <w:webHidden/>
          </w:rPr>
          <w:instrText xml:space="preserve"> PAGEREF _Toc14867709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0532692A" w14:textId="7CCEC2F1" w:rsidR="00195C53" w:rsidRDefault="00BB02B8">
      <w:pPr>
        <w:pStyle w:val="TOC2"/>
        <w:rPr>
          <w:rFonts w:asciiTheme="minorHAnsi" w:eastAsiaTheme="minorEastAsia" w:hAnsiTheme="minorHAnsi" w:cstheme="minorBidi"/>
          <w:noProof/>
          <w:sz w:val="22"/>
          <w:szCs w:val="22"/>
          <w:lang w:val="en-US"/>
        </w:rPr>
      </w:pPr>
      <w:hyperlink w:anchor="_Toc14867710" w:history="1">
        <w:r w:rsidR="00195C53" w:rsidRPr="00EB1CDE">
          <w:rPr>
            <w:rStyle w:val="Hyperlink"/>
            <w:noProof/>
          </w:rPr>
          <w:t>1.2.</w:t>
        </w:r>
        <w:r w:rsidR="00195C53">
          <w:rPr>
            <w:rFonts w:asciiTheme="minorHAnsi" w:eastAsiaTheme="minorEastAsia" w:hAnsiTheme="minorHAnsi" w:cstheme="minorBidi"/>
            <w:noProof/>
            <w:sz w:val="22"/>
            <w:szCs w:val="22"/>
            <w:lang w:val="en-US"/>
          </w:rPr>
          <w:tab/>
        </w:r>
        <w:r w:rsidR="00195C53" w:rsidRPr="00EB1CDE">
          <w:rPr>
            <w:rStyle w:val="Hyperlink"/>
            <w:noProof/>
          </w:rPr>
          <w:t>Purpose</w:t>
        </w:r>
        <w:r w:rsidR="00195C53">
          <w:rPr>
            <w:noProof/>
            <w:webHidden/>
          </w:rPr>
          <w:tab/>
        </w:r>
        <w:r w:rsidR="00195C53">
          <w:rPr>
            <w:noProof/>
            <w:webHidden/>
          </w:rPr>
          <w:fldChar w:fldCharType="begin"/>
        </w:r>
        <w:r w:rsidR="00195C53">
          <w:rPr>
            <w:noProof/>
            <w:webHidden/>
          </w:rPr>
          <w:instrText xml:space="preserve"> PAGEREF _Toc14867710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79F9162B" w14:textId="3BD26D3A" w:rsidR="00195C53" w:rsidRDefault="00BB02B8">
      <w:pPr>
        <w:pStyle w:val="TOC2"/>
        <w:rPr>
          <w:rFonts w:asciiTheme="minorHAnsi" w:eastAsiaTheme="minorEastAsia" w:hAnsiTheme="minorHAnsi" w:cstheme="minorBidi"/>
          <w:noProof/>
          <w:sz w:val="22"/>
          <w:szCs w:val="22"/>
          <w:lang w:val="en-US"/>
        </w:rPr>
      </w:pPr>
      <w:hyperlink w:anchor="_Toc14867711" w:history="1">
        <w:r w:rsidR="00195C53" w:rsidRPr="00EB1CDE">
          <w:rPr>
            <w:rStyle w:val="Hyperlink"/>
            <w:noProof/>
          </w:rPr>
          <w:t>1.3.</w:t>
        </w:r>
        <w:r w:rsidR="00195C53">
          <w:rPr>
            <w:rFonts w:asciiTheme="minorHAnsi" w:eastAsiaTheme="minorEastAsia" w:hAnsiTheme="minorHAnsi" w:cstheme="minorBidi"/>
            <w:noProof/>
            <w:sz w:val="22"/>
            <w:szCs w:val="22"/>
            <w:lang w:val="en-US"/>
          </w:rPr>
          <w:tab/>
        </w:r>
        <w:r w:rsidR="00195C53" w:rsidRPr="00EB1CDE">
          <w:rPr>
            <w:rStyle w:val="Hyperlink"/>
            <w:noProof/>
          </w:rPr>
          <w:t>Scope</w:t>
        </w:r>
        <w:r w:rsidR="00195C53">
          <w:rPr>
            <w:noProof/>
            <w:webHidden/>
          </w:rPr>
          <w:tab/>
        </w:r>
        <w:r w:rsidR="00195C53">
          <w:rPr>
            <w:noProof/>
            <w:webHidden/>
          </w:rPr>
          <w:fldChar w:fldCharType="begin"/>
        </w:r>
        <w:r w:rsidR="00195C53">
          <w:rPr>
            <w:noProof/>
            <w:webHidden/>
          </w:rPr>
          <w:instrText xml:space="preserve"> PAGEREF _Toc14867711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63D46C60" w14:textId="7FC3B32F" w:rsidR="00195C53" w:rsidRDefault="00BB02B8">
      <w:pPr>
        <w:pStyle w:val="TOC2"/>
        <w:rPr>
          <w:rFonts w:asciiTheme="minorHAnsi" w:eastAsiaTheme="minorEastAsia" w:hAnsiTheme="minorHAnsi" w:cstheme="minorBidi"/>
          <w:noProof/>
          <w:sz w:val="22"/>
          <w:szCs w:val="22"/>
          <w:lang w:val="en-US"/>
        </w:rPr>
      </w:pPr>
      <w:hyperlink w:anchor="_Toc14867712" w:history="1">
        <w:r w:rsidR="00195C53" w:rsidRPr="00EB1CDE">
          <w:rPr>
            <w:rStyle w:val="Hyperlink"/>
            <w:noProof/>
          </w:rPr>
          <w:t>1.4.</w:t>
        </w:r>
        <w:r w:rsidR="00195C53">
          <w:rPr>
            <w:rFonts w:asciiTheme="minorHAnsi" w:eastAsiaTheme="minorEastAsia" w:hAnsiTheme="minorHAnsi" w:cstheme="minorBidi"/>
            <w:noProof/>
            <w:sz w:val="22"/>
            <w:szCs w:val="22"/>
            <w:lang w:val="en-US"/>
          </w:rPr>
          <w:tab/>
        </w:r>
        <w:r w:rsidR="00195C53" w:rsidRPr="00EB1CDE">
          <w:rPr>
            <w:rStyle w:val="Hyperlink"/>
            <w:noProof/>
          </w:rPr>
          <w:t>Definitions</w:t>
        </w:r>
        <w:r w:rsidR="00195C53">
          <w:rPr>
            <w:noProof/>
            <w:webHidden/>
          </w:rPr>
          <w:tab/>
        </w:r>
        <w:r w:rsidR="00195C53">
          <w:rPr>
            <w:noProof/>
            <w:webHidden/>
          </w:rPr>
          <w:fldChar w:fldCharType="begin"/>
        </w:r>
        <w:r w:rsidR="00195C53">
          <w:rPr>
            <w:noProof/>
            <w:webHidden/>
          </w:rPr>
          <w:instrText xml:space="preserve"> PAGEREF _Toc14867712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674E8959" w14:textId="772EFEB5" w:rsidR="00195C53" w:rsidRDefault="00BB02B8">
      <w:pPr>
        <w:pStyle w:val="TOC2"/>
        <w:rPr>
          <w:rFonts w:asciiTheme="minorHAnsi" w:eastAsiaTheme="minorEastAsia" w:hAnsiTheme="minorHAnsi" w:cstheme="minorBidi"/>
          <w:noProof/>
          <w:sz w:val="22"/>
          <w:szCs w:val="22"/>
          <w:lang w:val="en-US"/>
        </w:rPr>
      </w:pPr>
      <w:hyperlink w:anchor="_Toc14867713" w:history="1">
        <w:r w:rsidR="00195C53" w:rsidRPr="00EB1CDE">
          <w:rPr>
            <w:rStyle w:val="Hyperlink"/>
            <w:noProof/>
          </w:rPr>
          <w:t>1.5.</w:t>
        </w:r>
        <w:r w:rsidR="00195C53">
          <w:rPr>
            <w:rFonts w:asciiTheme="minorHAnsi" w:eastAsiaTheme="minorEastAsia" w:hAnsiTheme="minorHAnsi" w:cstheme="minorBidi"/>
            <w:noProof/>
            <w:sz w:val="22"/>
            <w:szCs w:val="22"/>
            <w:lang w:val="en-US"/>
          </w:rPr>
          <w:tab/>
        </w:r>
        <w:r w:rsidR="00195C53" w:rsidRPr="00EB1CDE">
          <w:rPr>
            <w:rStyle w:val="Hyperlink"/>
            <w:noProof/>
          </w:rPr>
          <w:t>System Overview</w:t>
        </w:r>
        <w:r w:rsidR="00195C53">
          <w:rPr>
            <w:noProof/>
            <w:webHidden/>
          </w:rPr>
          <w:tab/>
        </w:r>
        <w:r w:rsidR="00195C53">
          <w:rPr>
            <w:noProof/>
            <w:webHidden/>
          </w:rPr>
          <w:fldChar w:fldCharType="begin"/>
        </w:r>
        <w:r w:rsidR="00195C53">
          <w:rPr>
            <w:noProof/>
            <w:webHidden/>
          </w:rPr>
          <w:instrText xml:space="preserve"> PAGEREF _Toc14867713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4AF7F971" w14:textId="1D7A40D2" w:rsidR="00195C53" w:rsidRDefault="00BB02B8">
      <w:pPr>
        <w:pStyle w:val="TOC2"/>
        <w:rPr>
          <w:rFonts w:asciiTheme="minorHAnsi" w:eastAsiaTheme="minorEastAsia" w:hAnsiTheme="minorHAnsi" w:cstheme="minorBidi"/>
          <w:noProof/>
          <w:sz w:val="22"/>
          <w:szCs w:val="22"/>
          <w:lang w:val="en-US"/>
        </w:rPr>
      </w:pPr>
      <w:hyperlink w:anchor="_Toc14867714" w:history="1">
        <w:r w:rsidR="00195C53" w:rsidRPr="00EB1CDE">
          <w:rPr>
            <w:rStyle w:val="Hyperlink"/>
            <w:noProof/>
          </w:rPr>
          <w:t>1.6.</w:t>
        </w:r>
        <w:r w:rsidR="00195C53">
          <w:rPr>
            <w:rFonts w:asciiTheme="minorHAnsi" w:eastAsiaTheme="minorEastAsia" w:hAnsiTheme="minorHAnsi" w:cstheme="minorBidi"/>
            <w:noProof/>
            <w:sz w:val="22"/>
            <w:szCs w:val="22"/>
            <w:lang w:val="en-US"/>
          </w:rPr>
          <w:tab/>
        </w:r>
        <w:r w:rsidR="00195C53" w:rsidRPr="00EB1CDE">
          <w:rPr>
            <w:rStyle w:val="Hyperlink"/>
            <w:noProof/>
          </w:rPr>
          <w:t>Roles and Responsibilities</w:t>
        </w:r>
        <w:r w:rsidR="00195C53">
          <w:rPr>
            <w:noProof/>
            <w:webHidden/>
          </w:rPr>
          <w:tab/>
        </w:r>
        <w:r w:rsidR="00195C53">
          <w:rPr>
            <w:noProof/>
            <w:webHidden/>
          </w:rPr>
          <w:fldChar w:fldCharType="begin"/>
        </w:r>
        <w:r w:rsidR="00195C53">
          <w:rPr>
            <w:noProof/>
            <w:webHidden/>
          </w:rPr>
          <w:instrText xml:space="preserve"> PAGEREF _Toc14867714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26294349" w14:textId="685388E7" w:rsidR="00195C53" w:rsidRDefault="00BB02B8">
      <w:pPr>
        <w:pStyle w:val="TOC1"/>
        <w:rPr>
          <w:rFonts w:asciiTheme="minorHAnsi" w:eastAsiaTheme="minorEastAsia" w:hAnsiTheme="minorHAnsi" w:cstheme="minorBidi"/>
          <w:b w:val="0"/>
          <w:noProof/>
          <w:sz w:val="22"/>
          <w:szCs w:val="22"/>
          <w:lang w:val="en-US"/>
        </w:rPr>
      </w:pPr>
      <w:hyperlink w:anchor="_Toc14867715" w:history="1">
        <w:r w:rsidR="00195C53" w:rsidRPr="00EB1CDE">
          <w:rPr>
            <w:rStyle w:val="Hyperlink"/>
            <w:noProof/>
          </w:rPr>
          <w:t>2.</w:t>
        </w:r>
        <w:r w:rsidR="00195C53">
          <w:rPr>
            <w:rFonts w:asciiTheme="minorHAnsi" w:eastAsiaTheme="minorEastAsia" w:hAnsiTheme="minorHAnsi" w:cstheme="minorBidi"/>
            <w:b w:val="0"/>
            <w:noProof/>
            <w:sz w:val="22"/>
            <w:szCs w:val="22"/>
            <w:lang w:val="en-US"/>
          </w:rPr>
          <w:tab/>
        </w:r>
        <w:r w:rsidR="00195C53" w:rsidRPr="00EB1CDE">
          <w:rPr>
            <w:rStyle w:val="Hyperlink"/>
            <w:noProof/>
          </w:rPr>
          <w:t>Process Narrative</w:t>
        </w:r>
        <w:r w:rsidR="00195C53">
          <w:rPr>
            <w:noProof/>
            <w:webHidden/>
          </w:rPr>
          <w:tab/>
        </w:r>
        <w:r w:rsidR="00195C53">
          <w:rPr>
            <w:noProof/>
            <w:webHidden/>
          </w:rPr>
          <w:fldChar w:fldCharType="begin"/>
        </w:r>
        <w:r w:rsidR="00195C53">
          <w:rPr>
            <w:noProof/>
            <w:webHidden/>
          </w:rPr>
          <w:instrText xml:space="preserve"> PAGEREF _Toc14867715 \h </w:instrText>
        </w:r>
        <w:r w:rsidR="00195C53">
          <w:rPr>
            <w:noProof/>
            <w:webHidden/>
          </w:rPr>
        </w:r>
        <w:r w:rsidR="00195C53">
          <w:rPr>
            <w:noProof/>
            <w:webHidden/>
          </w:rPr>
          <w:fldChar w:fldCharType="separate"/>
        </w:r>
        <w:r w:rsidR="00195C53">
          <w:rPr>
            <w:noProof/>
            <w:webHidden/>
          </w:rPr>
          <w:t>4</w:t>
        </w:r>
        <w:r w:rsidR="00195C53">
          <w:rPr>
            <w:noProof/>
            <w:webHidden/>
          </w:rPr>
          <w:fldChar w:fldCharType="end"/>
        </w:r>
      </w:hyperlink>
    </w:p>
    <w:p w14:paraId="18071C31" w14:textId="52BE95E7" w:rsidR="00195C53" w:rsidRDefault="00BB02B8">
      <w:pPr>
        <w:pStyle w:val="TOC1"/>
        <w:rPr>
          <w:rFonts w:asciiTheme="minorHAnsi" w:eastAsiaTheme="minorEastAsia" w:hAnsiTheme="minorHAnsi" w:cstheme="minorBidi"/>
          <w:b w:val="0"/>
          <w:noProof/>
          <w:sz w:val="22"/>
          <w:szCs w:val="22"/>
          <w:lang w:val="en-US"/>
        </w:rPr>
      </w:pPr>
      <w:hyperlink w:anchor="_Toc14867716" w:history="1">
        <w:r w:rsidR="00195C53" w:rsidRPr="00EB1CDE">
          <w:rPr>
            <w:rStyle w:val="Hyperlink"/>
            <w:noProof/>
          </w:rPr>
          <w:t>3.</w:t>
        </w:r>
        <w:r w:rsidR="00195C53">
          <w:rPr>
            <w:rFonts w:asciiTheme="minorHAnsi" w:eastAsiaTheme="minorEastAsia" w:hAnsiTheme="minorHAnsi" w:cstheme="minorBidi"/>
            <w:b w:val="0"/>
            <w:noProof/>
            <w:sz w:val="22"/>
            <w:szCs w:val="22"/>
            <w:lang w:val="en-US"/>
          </w:rPr>
          <w:tab/>
        </w:r>
        <w:r w:rsidR="00195C53" w:rsidRPr="00EB1CDE">
          <w:rPr>
            <w:rStyle w:val="Hyperlink"/>
            <w:noProof/>
          </w:rPr>
          <w:t>Process Map/Flowchart</w:t>
        </w:r>
        <w:r w:rsidR="00195C53">
          <w:rPr>
            <w:noProof/>
            <w:webHidden/>
          </w:rPr>
          <w:tab/>
        </w:r>
        <w:r w:rsidR="00195C53">
          <w:rPr>
            <w:noProof/>
            <w:webHidden/>
          </w:rPr>
          <w:fldChar w:fldCharType="begin"/>
        </w:r>
        <w:r w:rsidR="00195C53">
          <w:rPr>
            <w:noProof/>
            <w:webHidden/>
          </w:rPr>
          <w:instrText xml:space="preserve"> PAGEREF _Toc14867716 \h </w:instrText>
        </w:r>
        <w:r w:rsidR="00195C53">
          <w:rPr>
            <w:noProof/>
            <w:webHidden/>
          </w:rPr>
        </w:r>
        <w:r w:rsidR="00195C53">
          <w:rPr>
            <w:noProof/>
            <w:webHidden/>
          </w:rPr>
          <w:fldChar w:fldCharType="separate"/>
        </w:r>
        <w:r w:rsidR="00195C53">
          <w:rPr>
            <w:noProof/>
            <w:webHidden/>
          </w:rPr>
          <w:t>5</w:t>
        </w:r>
        <w:r w:rsidR="00195C53">
          <w:rPr>
            <w:noProof/>
            <w:webHidden/>
          </w:rPr>
          <w:fldChar w:fldCharType="end"/>
        </w:r>
      </w:hyperlink>
    </w:p>
    <w:p w14:paraId="63D14104" w14:textId="0B48D498" w:rsidR="00195C53" w:rsidRDefault="00BB02B8">
      <w:pPr>
        <w:pStyle w:val="TOC1"/>
        <w:rPr>
          <w:rFonts w:asciiTheme="minorHAnsi" w:eastAsiaTheme="minorEastAsia" w:hAnsiTheme="minorHAnsi" w:cstheme="minorBidi"/>
          <w:b w:val="0"/>
          <w:noProof/>
          <w:sz w:val="22"/>
          <w:szCs w:val="22"/>
          <w:lang w:val="en-US"/>
        </w:rPr>
      </w:pPr>
      <w:hyperlink w:anchor="_Toc14867717" w:history="1">
        <w:r w:rsidR="00195C53" w:rsidRPr="00EB1CDE">
          <w:rPr>
            <w:rStyle w:val="Hyperlink"/>
            <w:noProof/>
          </w:rPr>
          <w:t>4.</w:t>
        </w:r>
        <w:r w:rsidR="00195C53">
          <w:rPr>
            <w:rFonts w:asciiTheme="minorHAnsi" w:eastAsiaTheme="minorEastAsia" w:hAnsiTheme="minorHAnsi" w:cstheme="minorBidi"/>
            <w:b w:val="0"/>
            <w:noProof/>
            <w:sz w:val="22"/>
            <w:szCs w:val="22"/>
            <w:lang w:val="en-US"/>
          </w:rPr>
          <w:tab/>
        </w:r>
        <w:r w:rsidR="00195C53" w:rsidRPr="00EB1CDE">
          <w:rPr>
            <w:rStyle w:val="Hyperlink"/>
            <w:noProof/>
          </w:rPr>
          <w:t>Detailed Process Steps</w:t>
        </w:r>
        <w:r w:rsidR="00195C53">
          <w:rPr>
            <w:noProof/>
            <w:webHidden/>
          </w:rPr>
          <w:tab/>
        </w:r>
        <w:r w:rsidR="00195C53">
          <w:rPr>
            <w:noProof/>
            <w:webHidden/>
          </w:rPr>
          <w:fldChar w:fldCharType="begin"/>
        </w:r>
        <w:r w:rsidR="00195C53">
          <w:rPr>
            <w:noProof/>
            <w:webHidden/>
          </w:rPr>
          <w:instrText xml:space="preserve"> PAGEREF _Toc14867717 \h </w:instrText>
        </w:r>
        <w:r w:rsidR="00195C53">
          <w:rPr>
            <w:noProof/>
            <w:webHidden/>
          </w:rPr>
        </w:r>
        <w:r w:rsidR="00195C53">
          <w:rPr>
            <w:noProof/>
            <w:webHidden/>
          </w:rPr>
          <w:fldChar w:fldCharType="separate"/>
        </w:r>
        <w:r w:rsidR="00195C53">
          <w:rPr>
            <w:noProof/>
            <w:webHidden/>
          </w:rPr>
          <w:t>5</w:t>
        </w:r>
        <w:r w:rsidR="00195C53">
          <w:rPr>
            <w:noProof/>
            <w:webHidden/>
          </w:rPr>
          <w:fldChar w:fldCharType="end"/>
        </w:r>
      </w:hyperlink>
    </w:p>
    <w:p w14:paraId="6DB81FA6" w14:textId="73B885A2" w:rsidR="00195C53" w:rsidRDefault="00BB02B8">
      <w:pPr>
        <w:pStyle w:val="TOC2"/>
        <w:rPr>
          <w:rFonts w:asciiTheme="minorHAnsi" w:eastAsiaTheme="minorEastAsia" w:hAnsiTheme="minorHAnsi" w:cstheme="minorBidi"/>
          <w:noProof/>
          <w:sz w:val="22"/>
          <w:szCs w:val="22"/>
          <w:lang w:val="en-US"/>
        </w:rPr>
      </w:pPr>
      <w:hyperlink w:anchor="_Toc14867718" w:history="1">
        <w:r w:rsidR="00195C53" w:rsidRPr="00EB1CDE">
          <w:rPr>
            <w:rStyle w:val="Hyperlink"/>
            <w:noProof/>
          </w:rPr>
          <w:t>4.1.</w:t>
        </w:r>
        <w:r w:rsidR="00195C53">
          <w:rPr>
            <w:rFonts w:asciiTheme="minorHAnsi" w:eastAsiaTheme="minorEastAsia" w:hAnsiTheme="minorHAnsi" w:cstheme="minorBidi"/>
            <w:noProof/>
            <w:sz w:val="22"/>
            <w:szCs w:val="22"/>
            <w:lang w:val="en-US"/>
          </w:rPr>
          <w:tab/>
        </w:r>
        <w:r w:rsidR="00195C53" w:rsidRPr="00EB1CDE">
          <w:rPr>
            <w:rStyle w:val="Hyperlink"/>
            <w:noProof/>
          </w:rPr>
          <w:t>Paymentech Website</w:t>
        </w:r>
        <w:r w:rsidR="00195C53">
          <w:rPr>
            <w:noProof/>
            <w:webHidden/>
          </w:rPr>
          <w:tab/>
        </w:r>
        <w:r w:rsidR="00195C53">
          <w:rPr>
            <w:noProof/>
            <w:webHidden/>
          </w:rPr>
          <w:fldChar w:fldCharType="begin"/>
        </w:r>
        <w:r w:rsidR="00195C53">
          <w:rPr>
            <w:noProof/>
            <w:webHidden/>
          </w:rPr>
          <w:instrText xml:space="preserve"> PAGEREF _Toc14867718 \h </w:instrText>
        </w:r>
        <w:r w:rsidR="00195C53">
          <w:rPr>
            <w:noProof/>
            <w:webHidden/>
          </w:rPr>
        </w:r>
        <w:r w:rsidR="00195C53">
          <w:rPr>
            <w:noProof/>
            <w:webHidden/>
          </w:rPr>
          <w:fldChar w:fldCharType="separate"/>
        </w:r>
        <w:r w:rsidR="00195C53">
          <w:rPr>
            <w:noProof/>
            <w:webHidden/>
          </w:rPr>
          <w:t>5</w:t>
        </w:r>
        <w:r w:rsidR="00195C53">
          <w:rPr>
            <w:noProof/>
            <w:webHidden/>
          </w:rPr>
          <w:fldChar w:fldCharType="end"/>
        </w:r>
      </w:hyperlink>
    </w:p>
    <w:p w14:paraId="4BA32468" w14:textId="3A59AD1F" w:rsidR="00195C53" w:rsidRDefault="00BB02B8">
      <w:pPr>
        <w:pStyle w:val="TOC2"/>
        <w:rPr>
          <w:rFonts w:asciiTheme="minorHAnsi" w:eastAsiaTheme="minorEastAsia" w:hAnsiTheme="minorHAnsi" w:cstheme="minorBidi"/>
          <w:noProof/>
          <w:sz w:val="22"/>
          <w:szCs w:val="22"/>
          <w:lang w:val="en-US"/>
        </w:rPr>
      </w:pPr>
      <w:hyperlink w:anchor="_Toc14867719" w:history="1">
        <w:r w:rsidR="00195C53" w:rsidRPr="00EB1CDE">
          <w:rPr>
            <w:rStyle w:val="Hyperlink"/>
            <w:noProof/>
          </w:rPr>
          <w:t>4.2.</w:t>
        </w:r>
        <w:r w:rsidR="00195C53">
          <w:rPr>
            <w:rFonts w:asciiTheme="minorHAnsi" w:eastAsiaTheme="minorEastAsia" w:hAnsiTheme="minorHAnsi" w:cstheme="minorBidi"/>
            <w:noProof/>
            <w:sz w:val="22"/>
            <w:szCs w:val="22"/>
            <w:lang w:val="en-US"/>
          </w:rPr>
          <w:tab/>
        </w:r>
        <w:r w:rsidR="00195C53" w:rsidRPr="00EB1CDE">
          <w:rPr>
            <w:rStyle w:val="Hyperlink"/>
            <w:noProof/>
          </w:rPr>
          <w:t>Documentation to Research/Provide Depending on Reason for Dispute</w:t>
        </w:r>
        <w:r w:rsidR="00195C53">
          <w:rPr>
            <w:noProof/>
            <w:webHidden/>
          </w:rPr>
          <w:tab/>
        </w:r>
        <w:r w:rsidR="00195C53">
          <w:rPr>
            <w:noProof/>
            <w:webHidden/>
          </w:rPr>
          <w:fldChar w:fldCharType="begin"/>
        </w:r>
        <w:r w:rsidR="00195C53">
          <w:rPr>
            <w:noProof/>
            <w:webHidden/>
          </w:rPr>
          <w:instrText xml:space="preserve"> PAGEREF _Toc14867719 \h </w:instrText>
        </w:r>
        <w:r w:rsidR="00195C53">
          <w:rPr>
            <w:noProof/>
            <w:webHidden/>
          </w:rPr>
        </w:r>
        <w:r w:rsidR="00195C53">
          <w:rPr>
            <w:noProof/>
            <w:webHidden/>
          </w:rPr>
          <w:fldChar w:fldCharType="separate"/>
        </w:r>
        <w:r w:rsidR="00195C53">
          <w:rPr>
            <w:noProof/>
            <w:webHidden/>
          </w:rPr>
          <w:t>7</w:t>
        </w:r>
        <w:r w:rsidR="00195C53">
          <w:rPr>
            <w:noProof/>
            <w:webHidden/>
          </w:rPr>
          <w:fldChar w:fldCharType="end"/>
        </w:r>
      </w:hyperlink>
    </w:p>
    <w:p w14:paraId="4CB8826C" w14:textId="19A0E686" w:rsidR="00195C53" w:rsidRDefault="00BB02B8">
      <w:pPr>
        <w:pStyle w:val="TOC2"/>
        <w:rPr>
          <w:rFonts w:asciiTheme="minorHAnsi" w:eastAsiaTheme="minorEastAsia" w:hAnsiTheme="minorHAnsi" w:cstheme="minorBidi"/>
          <w:noProof/>
          <w:sz w:val="22"/>
          <w:szCs w:val="22"/>
          <w:lang w:val="en-US"/>
        </w:rPr>
      </w:pPr>
      <w:hyperlink w:anchor="_Toc14867720" w:history="1">
        <w:r w:rsidR="00195C53" w:rsidRPr="00EB1CDE">
          <w:rPr>
            <w:rStyle w:val="Hyperlink"/>
            <w:noProof/>
          </w:rPr>
          <w:t>4.3.</w:t>
        </w:r>
        <w:r w:rsidR="00195C53">
          <w:rPr>
            <w:rFonts w:asciiTheme="minorHAnsi" w:eastAsiaTheme="minorEastAsia" w:hAnsiTheme="minorHAnsi" w:cstheme="minorBidi"/>
            <w:noProof/>
            <w:sz w:val="22"/>
            <w:szCs w:val="22"/>
            <w:lang w:val="en-US"/>
          </w:rPr>
          <w:tab/>
        </w:r>
        <w:r w:rsidR="00195C53" w:rsidRPr="00EB1CDE">
          <w:rPr>
            <w:rStyle w:val="Hyperlink"/>
            <w:noProof/>
          </w:rPr>
          <w:t>Accepting Chargebacks</w:t>
        </w:r>
        <w:r w:rsidR="00195C53">
          <w:rPr>
            <w:noProof/>
            <w:webHidden/>
          </w:rPr>
          <w:tab/>
        </w:r>
        <w:r w:rsidR="00195C53">
          <w:rPr>
            <w:noProof/>
            <w:webHidden/>
          </w:rPr>
          <w:fldChar w:fldCharType="begin"/>
        </w:r>
        <w:r w:rsidR="00195C53">
          <w:rPr>
            <w:noProof/>
            <w:webHidden/>
          </w:rPr>
          <w:instrText xml:space="preserve"> PAGEREF _Toc14867720 \h </w:instrText>
        </w:r>
        <w:r w:rsidR="00195C53">
          <w:rPr>
            <w:noProof/>
            <w:webHidden/>
          </w:rPr>
        </w:r>
        <w:r w:rsidR="00195C53">
          <w:rPr>
            <w:noProof/>
            <w:webHidden/>
          </w:rPr>
          <w:fldChar w:fldCharType="separate"/>
        </w:r>
        <w:r w:rsidR="00195C53">
          <w:rPr>
            <w:noProof/>
            <w:webHidden/>
          </w:rPr>
          <w:t>17</w:t>
        </w:r>
        <w:r w:rsidR="00195C53">
          <w:rPr>
            <w:noProof/>
            <w:webHidden/>
          </w:rPr>
          <w:fldChar w:fldCharType="end"/>
        </w:r>
      </w:hyperlink>
    </w:p>
    <w:p w14:paraId="5D703E80" w14:textId="02F175CD" w:rsidR="00195C53" w:rsidRDefault="00BB02B8">
      <w:pPr>
        <w:pStyle w:val="TOC2"/>
        <w:rPr>
          <w:rFonts w:asciiTheme="minorHAnsi" w:eastAsiaTheme="minorEastAsia" w:hAnsiTheme="minorHAnsi" w:cstheme="minorBidi"/>
          <w:noProof/>
          <w:sz w:val="22"/>
          <w:szCs w:val="22"/>
          <w:lang w:val="en-US"/>
        </w:rPr>
      </w:pPr>
      <w:hyperlink w:anchor="_Toc14867721" w:history="1">
        <w:r w:rsidR="00195C53" w:rsidRPr="00EB1CDE">
          <w:rPr>
            <w:rStyle w:val="Hyperlink"/>
            <w:noProof/>
          </w:rPr>
          <w:t>4.4.</w:t>
        </w:r>
        <w:r w:rsidR="00195C53">
          <w:rPr>
            <w:rFonts w:asciiTheme="minorHAnsi" w:eastAsiaTheme="minorEastAsia" w:hAnsiTheme="minorHAnsi" w:cstheme="minorBidi"/>
            <w:noProof/>
            <w:sz w:val="22"/>
            <w:szCs w:val="22"/>
            <w:lang w:val="en-US"/>
          </w:rPr>
          <w:tab/>
        </w:r>
        <w:r w:rsidR="00195C53" w:rsidRPr="00EB1CDE">
          <w:rPr>
            <w:rStyle w:val="Hyperlink"/>
            <w:noProof/>
          </w:rPr>
          <w:t>Templates (Refund Processed, Refund not Owed, Online &amp; Physical Product)</w:t>
        </w:r>
        <w:r w:rsidR="00195C53">
          <w:rPr>
            <w:noProof/>
            <w:webHidden/>
          </w:rPr>
          <w:tab/>
        </w:r>
        <w:r w:rsidR="00195C53">
          <w:rPr>
            <w:noProof/>
            <w:webHidden/>
          </w:rPr>
          <w:fldChar w:fldCharType="begin"/>
        </w:r>
        <w:r w:rsidR="00195C53">
          <w:rPr>
            <w:noProof/>
            <w:webHidden/>
          </w:rPr>
          <w:instrText xml:space="preserve"> PAGEREF _Toc14867721 \h </w:instrText>
        </w:r>
        <w:r w:rsidR="00195C53">
          <w:rPr>
            <w:noProof/>
            <w:webHidden/>
          </w:rPr>
        </w:r>
        <w:r w:rsidR="00195C53">
          <w:rPr>
            <w:noProof/>
            <w:webHidden/>
          </w:rPr>
          <w:fldChar w:fldCharType="separate"/>
        </w:r>
        <w:r w:rsidR="00195C53">
          <w:rPr>
            <w:noProof/>
            <w:webHidden/>
          </w:rPr>
          <w:t>18</w:t>
        </w:r>
        <w:r w:rsidR="00195C53">
          <w:rPr>
            <w:noProof/>
            <w:webHidden/>
          </w:rPr>
          <w:fldChar w:fldCharType="end"/>
        </w:r>
      </w:hyperlink>
    </w:p>
    <w:p w14:paraId="361AA977" w14:textId="3C61BDFF" w:rsidR="00195C53" w:rsidRDefault="00BB02B8">
      <w:pPr>
        <w:pStyle w:val="TOC2"/>
        <w:rPr>
          <w:rFonts w:asciiTheme="minorHAnsi" w:eastAsiaTheme="minorEastAsia" w:hAnsiTheme="minorHAnsi" w:cstheme="minorBidi"/>
          <w:noProof/>
          <w:sz w:val="22"/>
          <w:szCs w:val="22"/>
          <w:lang w:val="en-US"/>
        </w:rPr>
      </w:pPr>
      <w:hyperlink w:anchor="_Toc14867722" w:history="1">
        <w:r w:rsidR="00195C53" w:rsidRPr="00EB1CDE">
          <w:rPr>
            <w:rStyle w:val="Hyperlink"/>
            <w:noProof/>
          </w:rPr>
          <w:t>4.5.</w:t>
        </w:r>
        <w:r w:rsidR="00195C53">
          <w:rPr>
            <w:rFonts w:asciiTheme="minorHAnsi" w:eastAsiaTheme="minorEastAsia" w:hAnsiTheme="minorHAnsi" w:cstheme="minorBidi"/>
            <w:noProof/>
            <w:sz w:val="22"/>
            <w:szCs w:val="22"/>
            <w:lang w:val="en-US"/>
          </w:rPr>
          <w:tab/>
        </w:r>
        <w:r w:rsidR="00195C53" w:rsidRPr="00EB1CDE">
          <w:rPr>
            <w:rStyle w:val="Hyperlink"/>
            <w:noProof/>
          </w:rPr>
          <w:t>Uploading Documentation to Paymentech</w:t>
        </w:r>
        <w:r w:rsidR="00195C53">
          <w:rPr>
            <w:noProof/>
            <w:webHidden/>
          </w:rPr>
          <w:tab/>
        </w:r>
        <w:r w:rsidR="00195C53">
          <w:rPr>
            <w:noProof/>
            <w:webHidden/>
          </w:rPr>
          <w:fldChar w:fldCharType="begin"/>
        </w:r>
        <w:r w:rsidR="00195C53">
          <w:rPr>
            <w:noProof/>
            <w:webHidden/>
          </w:rPr>
          <w:instrText xml:space="preserve"> PAGEREF _Toc14867722 \h </w:instrText>
        </w:r>
        <w:r w:rsidR="00195C53">
          <w:rPr>
            <w:noProof/>
            <w:webHidden/>
          </w:rPr>
        </w:r>
        <w:r w:rsidR="00195C53">
          <w:rPr>
            <w:noProof/>
            <w:webHidden/>
          </w:rPr>
          <w:fldChar w:fldCharType="separate"/>
        </w:r>
        <w:r w:rsidR="00195C53">
          <w:rPr>
            <w:noProof/>
            <w:webHidden/>
          </w:rPr>
          <w:t>18</w:t>
        </w:r>
        <w:r w:rsidR="00195C53">
          <w:rPr>
            <w:noProof/>
            <w:webHidden/>
          </w:rPr>
          <w:fldChar w:fldCharType="end"/>
        </w:r>
      </w:hyperlink>
    </w:p>
    <w:p w14:paraId="37E40276" w14:textId="428AABAC" w:rsidR="00195C53" w:rsidRDefault="00BB02B8">
      <w:pPr>
        <w:pStyle w:val="TOC1"/>
        <w:rPr>
          <w:rFonts w:asciiTheme="minorHAnsi" w:eastAsiaTheme="minorEastAsia" w:hAnsiTheme="minorHAnsi" w:cstheme="minorBidi"/>
          <w:b w:val="0"/>
          <w:noProof/>
          <w:sz w:val="22"/>
          <w:szCs w:val="22"/>
          <w:lang w:val="en-US"/>
        </w:rPr>
      </w:pPr>
      <w:hyperlink w:anchor="_Toc14867723" w:history="1">
        <w:r w:rsidR="00195C53" w:rsidRPr="00EB1CDE">
          <w:rPr>
            <w:rStyle w:val="Hyperlink"/>
            <w:noProof/>
          </w:rPr>
          <w:t>5.</w:t>
        </w:r>
        <w:r w:rsidR="00195C53">
          <w:rPr>
            <w:rFonts w:asciiTheme="minorHAnsi" w:eastAsiaTheme="minorEastAsia" w:hAnsiTheme="minorHAnsi" w:cstheme="minorBidi"/>
            <w:b w:val="0"/>
            <w:noProof/>
            <w:sz w:val="22"/>
            <w:szCs w:val="22"/>
            <w:lang w:val="en-US"/>
          </w:rPr>
          <w:tab/>
        </w:r>
        <w:r w:rsidR="00195C53" w:rsidRPr="00EB1CDE">
          <w:rPr>
            <w:rStyle w:val="Hyperlink"/>
            <w:noProof/>
          </w:rPr>
          <w:t>Process Exceptions Handling</w:t>
        </w:r>
        <w:r w:rsidR="00195C53">
          <w:rPr>
            <w:noProof/>
            <w:webHidden/>
          </w:rPr>
          <w:tab/>
        </w:r>
        <w:r w:rsidR="00195C53">
          <w:rPr>
            <w:noProof/>
            <w:webHidden/>
          </w:rPr>
          <w:fldChar w:fldCharType="begin"/>
        </w:r>
        <w:r w:rsidR="00195C53">
          <w:rPr>
            <w:noProof/>
            <w:webHidden/>
          </w:rPr>
          <w:instrText xml:space="preserve"> PAGEREF _Toc14867723 \h </w:instrText>
        </w:r>
        <w:r w:rsidR="00195C53">
          <w:rPr>
            <w:noProof/>
            <w:webHidden/>
          </w:rPr>
        </w:r>
        <w:r w:rsidR="00195C53">
          <w:rPr>
            <w:noProof/>
            <w:webHidden/>
          </w:rPr>
          <w:fldChar w:fldCharType="separate"/>
        </w:r>
        <w:r w:rsidR="00195C53">
          <w:rPr>
            <w:noProof/>
            <w:webHidden/>
          </w:rPr>
          <w:t>19</w:t>
        </w:r>
        <w:r w:rsidR="00195C53">
          <w:rPr>
            <w:noProof/>
            <w:webHidden/>
          </w:rPr>
          <w:fldChar w:fldCharType="end"/>
        </w:r>
      </w:hyperlink>
    </w:p>
    <w:p w14:paraId="413F469A" w14:textId="733FACE2" w:rsidR="00195C53" w:rsidRDefault="00BB02B8">
      <w:pPr>
        <w:pStyle w:val="TOC1"/>
        <w:rPr>
          <w:rFonts w:asciiTheme="minorHAnsi" w:eastAsiaTheme="minorEastAsia" w:hAnsiTheme="minorHAnsi" w:cstheme="minorBidi"/>
          <w:b w:val="0"/>
          <w:noProof/>
          <w:sz w:val="22"/>
          <w:szCs w:val="22"/>
          <w:lang w:val="en-US"/>
        </w:rPr>
      </w:pPr>
      <w:hyperlink w:anchor="_Toc14867724" w:history="1">
        <w:r w:rsidR="00195C53" w:rsidRPr="00EB1CDE">
          <w:rPr>
            <w:rStyle w:val="Hyperlink"/>
            <w:noProof/>
          </w:rPr>
          <w:t>6.</w:t>
        </w:r>
        <w:r w:rsidR="00195C53">
          <w:rPr>
            <w:rFonts w:asciiTheme="minorHAnsi" w:eastAsiaTheme="minorEastAsia" w:hAnsiTheme="minorHAnsi" w:cstheme="minorBidi"/>
            <w:b w:val="0"/>
            <w:noProof/>
            <w:sz w:val="22"/>
            <w:szCs w:val="22"/>
            <w:lang w:val="en-US"/>
          </w:rPr>
          <w:tab/>
        </w:r>
        <w:r w:rsidR="00195C53" w:rsidRPr="00EB1CDE">
          <w:rPr>
            <w:rStyle w:val="Hyperlink"/>
            <w:noProof/>
          </w:rPr>
          <w:t>Compliance control</w:t>
        </w:r>
        <w:r w:rsidR="00195C53">
          <w:rPr>
            <w:noProof/>
            <w:webHidden/>
          </w:rPr>
          <w:tab/>
        </w:r>
        <w:r w:rsidR="00195C53">
          <w:rPr>
            <w:noProof/>
            <w:webHidden/>
          </w:rPr>
          <w:fldChar w:fldCharType="begin"/>
        </w:r>
        <w:r w:rsidR="00195C53">
          <w:rPr>
            <w:noProof/>
            <w:webHidden/>
          </w:rPr>
          <w:instrText xml:space="preserve"> PAGEREF _Toc14867724 \h </w:instrText>
        </w:r>
        <w:r w:rsidR="00195C53">
          <w:rPr>
            <w:noProof/>
            <w:webHidden/>
          </w:rPr>
        </w:r>
        <w:r w:rsidR="00195C53">
          <w:rPr>
            <w:noProof/>
            <w:webHidden/>
          </w:rPr>
          <w:fldChar w:fldCharType="separate"/>
        </w:r>
        <w:r w:rsidR="00195C53">
          <w:rPr>
            <w:noProof/>
            <w:webHidden/>
          </w:rPr>
          <w:t>19</w:t>
        </w:r>
        <w:r w:rsidR="00195C53">
          <w:rPr>
            <w:noProof/>
            <w:webHidden/>
          </w:rPr>
          <w:fldChar w:fldCharType="end"/>
        </w:r>
      </w:hyperlink>
    </w:p>
    <w:p w14:paraId="338464B4" w14:textId="5D7FFB40" w:rsidR="00195C53" w:rsidRDefault="00BB02B8">
      <w:pPr>
        <w:pStyle w:val="TOC1"/>
        <w:rPr>
          <w:rFonts w:asciiTheme="minorHAnsi" w:eastAsiaTheme="minorEastAsia" w:hAnsiTheme="minorHAnsi" w:cstheme="minorBidi"/>
          <w:b w:val="0"/>
          <w:noProof/>
          <w:sz w:val="22"/>
          <w:szCs w:val="22"/>
          <w:lang w:val="en-US"/>
        </w:rPr>
      </w:pPr>
      <w:hyperlink w:anchor="_Toc14867725" w:history="1">
        <w:r w:rsidR="00195C53" w:rsidRPr="00EB1CDE">
          <w:rPr>
            <w:rStyle w:val="Hyperlink"/>
            <w:noProof/>
          </w:rPr>
          <w:t>7.</w:t>
        </w:r>
        <w:r w:rsidR="00195C53">
          <w:rPr>
            <w:rFonts w:asciiTheme="minorHAnsi" w:eastAsiaTheme="minorEastAsia" w:hAnsiTheme="minorHAnsi" w:cstheme="minorBidi"/>
            <w:b w:val="0"/>
            <w:noProof/>
            <w:sz w:val="22"/>
            <w:szCs w:val="22"/>
            <w:lang w:val="en-US"/>
          </w:rPr>
          <w:tab/>
        </w:r>
        <w:r w:rsidR="00195C53" w:rsidRPr="00EB1CDE">
          <w:rPr>
            <w:rStyle w:val="Hyperlink"/>
            <w:noProof/>
          </w:rPr>
          <w:t>Escalation process</w:t>
        </w:r>
        <w:r w:rsidR="00195C53">
          <w:rPr>
            <w:noProof/>
            <w:webHidden/>
          </w:rPr>
          <w:tab/>
        </w:r>
        <w:r w:rsidR="00195C53">
          <w:rPr>
            <w:noProof/>
            <w:webHidden/>
          </w:rPr>
          <w:fldChar w:fldCharType="begin"/>
        </w:r>
        <w:r w:rsidR="00195C53">
          <w:rPr>
            <w:noProof/>
            <w:webHidden/>
          </w:rPr>
          <w:instrText xml:space="preserve"> PAGEREF _Toc14867725 \h </w:instrText>
        </w:r>
        <w:r w:rsidR="00195C53">
          <w:rPr>
            <w:noProof/>
            <w:webHidden/>
          </w:rPr>
        </w:r>
        <w:r w:rsidR="00195C53">
          <w:rPr>
            <w:noProof/>
            <w:webHidden/>
          </w:rPr>
          <w:fldChar w:fldCharType="separate"/>
        </w:r>
        <w:r w:rsidR="00195C53">
          <w:rPr>
            <w:noProof/>
            <w:webHidden/>
          </w:rPr>
          <w:t>19</w:t>
        </w:r>
        <w:r w:rsidR="00195C53">
          <w:rPr>
            <w:noProof/>
            <w:webHidden/>
          </w:rPr>
          <w:fldChar w:fldCharType="end"/>
        </w:r>
      </w:hyperlink>
    </w:p>
    <w:p w14:paraId="7918104C" w14:textId="6209ABEB" w:rsidR="00195C53" w:rsidRDefault="00BB02B8">
      <w:pPr>
        <w:pStyle w:val="TOC1"/>
        <w:rPr>
          <w:rFonts w:asciiTheme="minorHAnsi" w:eastAsiaTheme="minorEastAsia" w:hAnsiTheme="minorHAnsi" w:cstheme="minorBidi"/>
          <w:b w:val="0"/>
          <w:noProof/>
          <w:sz w:val="22"/>
          <w:szCs w:val="22"/>
          <w:lang w:val="en-US"/>
        </w:rPr>
      </w:pPr>
      <w:hyperlink w:anchor="_Toc14867726" w:history="1">
        <w:r w:rsidR="00195C53" w:rsidRPr="00EB1CDE">
          <w:rPr>
            <w:rStyle w:val="Hyperlink"/>
            <w:noProof/>
          </w:rPr>
          <w:t>8.</w:t>
        </w:r>
        <w:r w:rsidR="00195C53">
          <w:rPr>
            <w:rFonts w:asciiTheme="minorHAnsi" w:eastAsiaTheme="minorEastAsia" w:hAnsiTheme="minorHAnsi" w:cstheme="minorBidi"/>
            <w:b w:val="0"/>
            <w:noProof/>
            <w:sz w:val="22"/>
            <w:szCs w:val="22"/>
            <w:lang w:val="en-US"/>
          </w:rPr>
          <w:tab/>
        </w:r>
        <w:r w:rsidR="00195C53" w:rsidRPr="00EB1CDE">
          <w:rPr>
            <w:rStyle w:val="Hyperlink"/>
            <w:noProof/>
          </w:rPr>
          <w:t>Process SLAs</w:t>
        </w:r>
        <w:r w:rsidR="00195C53">
          <w:rPr>
            <w:noProof/>
            <w:webHidden/>
          </w:rPr>
          <w:tab/>
        </w:r>
        <w:r w:rsidR="00195C53">
          <w:rPr>
            <w:noProof/>
            <w:webHidden/>
          </w:rPr>
          <w:fldChar w:fldCharType="begin"/>
        </w:r>
        <w:r w:rsidR="00195C53">
          <w:rPr>
            <w:noProof/>
            <w:webHidden/>
          </w:rPr>
          <w:instrText xml:space="preserve"> PAGEREF _Toc14867726 \h </w:instrText>
        </w:r>
        <w:r w:rsidR="00195C53">
          <w:rPr>
            <w:noProof/>
            <w:webHidden/>
          </w:rPr>
        </w:r>
        <w:r w:rsidR="00195C53">
          <w:rPr>
            <w:noProof/>
            <w:webHidden/>
          </w:rPr>
          <w:fldChar w:fldCharType="separate"/>
        </w:r>
        <w:r w:rsidR="00195C53">
          <w:rPr>
            <w:noProof/>
            <w:webHidden/>
          </w:rPr>
          <w:t>19</w:t>
        </w:r>
        <w:r w:rsidR="00195C53">
          <w:rPr>
            <w:noProof/>
            <w:webHidden/>
          </w:rPr>
          <w:fldChar w:fldCharType="end"/>
        </w:r>
      </w:hyperlink>
    </w:p>
    <w:p w14:paraId="2B363BAE" w14:textId="77B3D2B5" w:rsidR="00195C53" w:rsidRDefault="00BB02B8">
      <w:pPr>
        <w:pStyle w:val="TOC1"/>
        <w:rPr>
          <w:rFonts w:asciiTheme="minorHAnsi" w:eastAsiaTheme="minorEastAsia" w:hAnsiTheme="minorHAnsi" w:cstheme="minorBidi"/>
          <w:b w:val="0"/>
          <w:noProof/>
          <w:sz w:val="22"/>
          <w:szCs w:val="22"/>
          <w:lang w:val="en-US"/>
        </w:rPr>
      </w:pPr>
      <w:hyperlink w:anchor="_Toc14867727" w:history="1">
        <w:r w:rsidR="00195C53" w:rsidRPr="00EB1CDE">
          <w:rPr>
            <w:rStyle w:val="Hyperlink"/>
            <w:noProof/>
          </w:rPr>
          <w:t>9.</w:t>
        </w:r>
        <w:r w:rsidR="00195C53">
          <w:rPr>
            <w:rFonts w:asciiTheme="minorHAnsi" w:eastAsiaTheme="minorEastAsia" w:hAnsiTheme="minorHAnsi" w:cstheme="minorBidi"/>
            <w:b w:val="0"/>
            <w:noProof/>
            <w:sz w:val="22"/>
            <w:szCs w:val="22"/>
            <w:lang w:val="en-US"/>
          </w:rPr>
          <w:tab/>
        </w:r>
        <w:r w:rsidR="00195C53" w:rsidRPr="00EB1CDE">
          <w:rPr>
            <w:rStyle w:val="Hyperlink"/>
            <w:noProof/>
          </w:rPr>
          <w:t>Related Documents</w:t>
        </w:r>
        <w:r w:rsidR="00195C53">
          <w:rPr>
            <w:noProof/>
            <w:webHidden/>
          </w:rPr>
          <w:tab/>
        </w:r>
        <w:r w:rsidR="00195C53">
          <w:rPr>
            <w:noProof/>
            <w:webHidden/>
          </w:rPr>
          <w:fldChar w:fldCharType="begin"/>
        </w:r>
        <w:r w:rsidR="00195C53">
          <w:rPr>
            <w:noProof/>
            <w:webHidden/>
          </w:rPr>
          <w:instrText xml:space="preserve"> PAGEREF _Toc14867727 \h </w:instrText>
        </w:r>
        <w:r w:rsidR="00195C53">
          <w:rPr>
            <w:noProof/>
            <w:webHidden/>
          </w:rPr>
        </w:r>
        <w:r w:rsidR="00195C53">
          <w:rPr>
            <w:noProof/>
            <w:webHidden/>
          </w:rPr>
          <w:fldChar w:fldCharType="separate"/>
        </w:r>
        <w:r w:rsidR="00195C53">
          <w:rPr>
            <w:noProof/>
            <w:webHidden/>
          </w:rPr>
          <w:t>20</w:t>
        </w:r>
        <w:r w:rsidR="00195C53">
          <w:rPr>
            <w:noProof/>
            <w:webHidden/>
          </w:rPr>
          <w:fldChar w:fldCharType="end"/>
        </w:r>
      </w:hyperlink>
    </w:p>
    <w:p w14:paraId="5A9C56A7" w14:textId="264610B8" w:rsidR="00195C53" w:rsidRDefault="00BB02B8">
      <w:pPr>
        <w:pStyle w:val="TOC1"/>
        <w:rPr>
          <w:rFonts w:asciiTheme="minorHAnsi" w:eastAsiaTheme="minorEastAsia" w:hAnsiTheme="minorHAnsi" w:cstheme="minorBidi"/>
          <w:b w:val="0"/>
          <w:noProof/>
          <w:sz w:val="22"/>
          <w:szCs w:val="22"/>
          <w:lang w:val="en-US"/>
        </w:rPr>
      </w:pPr>
      <w:hyperlink w:anchor="_Toc14867728" w:history="1">
        <w:r w:rsidR="00195C53" w:rsidRPr="00EB1CDE">
          <w:rPr>
            <w:rStyle w:val="Hyperlink"/>
            <w:noProof/>
          </w:rPr>
          <w:t>10.</w:t>
        </w:r>
        <w:r w:rsidR="00195C53">
          <w:rPr>
            <w:rFonts w:asciiTheme="minorHAnsi" w:eastAsiaTheme="minorEastAsia" w:hAnsiTheme="minorHAnsi" w:cstheme="minorBidi"/>
            <w:b w:val="0"/>
            <w:noProof/>
            <w:sz w:val="22"/>
            <w:szCs w:val="22"/>
            <w:lang w:val="en-US"/>
          </w:rPr>
          <w:tab/>
        </w:r>
        <w:r w:rsidR="00195C53" w:rsidRPr="00EB1CDE">
          <w:rPr>
            <w:rStyle w:val="Hyperlink"/>
            <w:noProof/>
          </w:rPr>
          <w:t>FAQ</w:t>
        </w:r>
        <w:r w:rsidR="00195C53">
          <w:rPr>
            <w:noProof/>
            <w:webHidden/>
          </w:rPr>
          <w:tab/>
        </w:r>
        <w:r w:rsidR="00195C53">
          <w:rPr>
            <w:noProof/>
            <w:webHidden/>
          </w:rPr>
          <w:fldChar w:fldCharType="begin"/>
        </w:r>
        <w:r w:rsidR="00195C53">
          <w:rPr>
            <w:noProof/>
            <w:webHidden/>
          </w:rPr>
          <w:instrText xml:space="preserve"> PAGEREF _Toc14867728 \h </w:instrText>
        </w:r>
        <w:r w:rsidR="00195C53">
          <w:rPr>
            <w:noProof/>
            <w:webHidden/>
          </w:rPr>
        </w:r>
        <w:r w:rsidR="00195C53">
          <w:rPr>
            <w:noProof/>
            <w:webHidden/>
          </w:rPr>
          <w:fldChar w:fldCharType="separate"/>
        </w:r>
        <w:r w:rsidR="00195C53">
          <w:rPr>
            <w:noProof/>
            <w:webHidden/>
          </w:rPr>
          <w:t>20</w:t>
        </w:r>
        <w:r w:rsidR="00195C53">
          <w:rPr>
            <w:noProof/>
            <w:webHidden/>
          </w:rPr>
          <w:fldChar w:fldCharType="end"/>
        </w:r>
      </w:hyperlink>
    </w:p>
    <w:p w14:paraId="3AB539B5" w14:textId="6F7F2C66" w:rsidR="00195C53" w:rsidRDefault="00BB02B8">
      <w:pPr>
        <w:pStyle w:val="TOC1"/>
        <w:rPr>
          <w:rFonts w:asciiTheme="minorHAnsi" w:eastAsiaTheme="minorEastAsia" w:hAnsiTheme="minorHAnsi" w:cstheme="minorBidi"/>
          <w:b w:val="0"/>
          <w:noProof/>
          <w:sz w:val="22"/>
          <w:szCs w:val="22"/>
          <w:lang w:val="en-US"/>
        </w:rPr>
      </w:pPr>
      <w:hyperlink w:anchor="_Toc14867729" w:history="1">
        <w:r w:rsidR="00195C53" w:rsidRPr="00EB1CDE">
          <w:rPr>
            <w:rStyle w:val="Hyperlink"/>
            <w:noProof/>
          </w:rPr>
          <w:t>11.</w:t>
        </w:r>
        <w:r w:rsidR="00195C53">
          <w:rPr>
            <w:rFonts w:asciiTheme="minorHAnsi" w:eastAsiaTheme="minorEastAsia" w:hAnsiTheme="minorHAnsi" w:cstheme="minorBidi"/>
            <w:b w:val="0"/>
            <w:noProof/>
            <w:sz w:val="22"/>
            <w:szCs w:val="22"/>
            <w:lang w:val="en-US"/>
          </w:rPr>
          <w:tab/>
        </w:r>
        <w:r w:rsidR="00195C53" w:rsidRPr="00EB1CDE">
          <w:rPr>
            <w:rStyle w:val="Hyperlink"/>
            <w:noProof/>
          </w:rPr>
          <w:t>Sign Off</w:t>
        </w:r>
        <w:r w:rsidR="00195C53">
          <w:rPr>
            <w:noProof/>
            <w:webHidden/>
          </w:rPr>
          <w:tab/>
        </w:r>
        <w:r w:rsidR="00195C53">
          <w:rPr>
            <w:noProof/>
            <w:webHidden/>
          </w:rPr>
          <w:fldChar w:fldCharType="begin"/>
        </w:r>
        <w:r w:rsidR="00195C53">
          <w:rPr>
            <w:noProof/>
            <w:webHidden/>
          </w:rPr>
          <w:instrText xml:space="preserve"> PAGEREF _Toc14867729 \h </w:instrText>
        </w:r>
        <w:r w:rsidR="00195C53">
          <w:rPr>
            <w:noProof/>
            <w:webHidden/>
          </w:rPr>
        </w:r>
        <w:r w:rsidR="00195C53">
          <w:rPr>
            <w:noProof/>
            <w:webHidden/>
          </w:rPr>
          <w:fldChar w:fldCharType="separate"/>
        </w:r>
        <w:r w:rsidR="00195C53">
          <w:rPr>
            <w:noProof/>
            <w:webHidden/>
          </w:rPr>
          <w:t>20</w:t>
        </w:r>
        <w:r w:rsidR="00195C53">
          <w:rPr>
            <w:noProof/>
            <w:webHidden/>
          </w:rPr>
          <w:fldChar w:fldCharType="end"/>
        </w:r>
      </w:hyperlink>
    </w:p>
    <w:p w14:paraId="11B6E89A" w14:textId="77777777" w:rsidR="00342D6E" w:rsidRPr="00E371DF" w:rsidRDefault="00FD08C9" w:rsidP="00BE3046">
      <w:pPr>
        <w:pStyle w:val="NoStyle"/>
        <w:rPr>
          <w:lang w:val="en-US"/>
        </w:rPr>
      </w:pPr>
      <w:r w:rsidRPr="00E371DF">
        <w:rPr>
          <w:lang w:val="en-US"/>
        </w:rPr>
        <w:fldChar w:fldCharType="end"/>
      </w:r>
      <w:r w:rsidR="00DB2388" w:rsidRPr="00E371DF">
        <w:rPr>
          <w:lang w:val="en-US"/>
        </w:rPr>
        <w:t xml:space="preserve"> </w:t>
      </w:r>
    </w:p>
    <w:p w14:paraId="31060BD3" w14:textId="77777777" w:rsidR="00342D6E" w:rsidRPr="00E371DF" w:rsidRDefault="00342D6E" w:rsidP="00BE3046">
      <w:pPr>
        <w:pStyle w:val="NoStyle"/>
        <w:rPr>
          <w:lang w:val="en-US"/>
        </w:rPr>
      </w:pPr>
    </w:p>
    <w:p w14:paraId="50007A1D" w14:textId="77777777" w:rsidR="00FD08C9" w:rsidRPr="00C408E7" w:rsidRDefault="00342D6E" w:rsidP="00BE3046">
      <w:pPr>
        <w:pStyle w:val="NoStyle"/>
        <w:rPr>
          <w:lang w:val="en-US"/>
        </w:rPr>
      </w:pPr>
      <w:r w:rsidRPr="00E371DF">
        <w:rPr>
          <w:lang w:val="en-US"/>
        </w:rPr>
        <w:t xml:space="preserve"> </w:t>
      </w:r>
      <w:r w:rsidR="00FD08C9" w:rsidRPr="00C408E7">
        <w:rPr>
          <w:lang w:val="en-US"/>
        </w:rPr>
        <w:br w:type="page"/>
      </w:r>
    </w:p>
    <w:p w14:paraId="3D5989EB" w14:textId="77777777" w:rsidR="00FD08C9" w:rsidRPr="00C408E7" w:rsidRDefault="00FD08C9" w:rsidP="00AF0371">
      <w:pPr>
        <w:pStyle w:val="Style1"/>
        <w:tabs>
          <w:tab w:val="left" w:pos="900"/>
          <w:tab w:val="left" w:pos="1260"/>
        </w:tabs>
        <w:rPr>
          <w:noProof w:val="0"/>
        </w:rPr>
      </w:pPr>
      <w:bookmarkStart w:id="8" w:name="_Toc196295104"/>
      <w:bookmarkStart w:id="9" w:name="_Toc14867708"/>
      <w:bookmarkStart w:id="10" w:name="_Hlk518639216"/>
      <w:r w:rsidRPr="00C408E7">
        <w:lastRenderedPageBreak/>
        <w:t>Overview</w:t>
      </w:r>
      <w:bookmarkEnd w:id="8"/>
      <w:bookmarkEnd w:id="9"/>
    </w:p>
    <w:p w14:paraId="2F0CDEFA" w14:textId="77777777" w:rsidR="00B04544" w:rsidRPr="001C1970" w:rsidRDefault="00941490" w:rsidP="001C1970">
      <w:pPr>
        <w:pStyle w:val="Style2"/>
        <w:tabs>
          <w:tab w:val="num" w:pos="900"/>
        </w:tabs>
        <w:rPr>
          <w:noProof w:val="0"/>
        </w:rPr>
      </w:pPr>
      <w:bookmarkStart w:id="11" w:name="_Toc14867709"/>
      <w:bookmarkStart w:id="12" w:name="_Hlk518639168"/>
      <w:r w:rsidRPr="00E371DF">
        <w:rPr>
          <w:noProof w:val="0"/>
        </w:rPr>
        <w:t>Customer Overview</w:t>
      </w:r>
      <w:bookmarkEnd w:id="11"/>
    </w:p>
    <w:p w14:paraId="1BD2F829" w14:textId="02A8C2C8" w:rsidR="00901E61" w:rsidRPr="00586FEB" w:rsidRDefault="00901E61" w:rsidP="005C2BE2">
      <w:pPr>
        <w:autoSpaceDE w:val="0"/>
        <w:autoSpaceDN w:val="0"/>
        <w:adjustRightInd w:val="0"/>
        <w:ind w:left="720"/>
        <w:jc w:val="both"/>
        <w:rPr>
          <w:rFonts w:cs="Arial"/>
          <w:szCs w:val="20"/>
        </w:rPr>
      </w:pPr>
      <w:r w:rsidRPr="00586FEB">
        <w:rPr>
          <w:rFonts w:cs="Arial"/>
          <w:szCs w:val="20"/>
        </w:rPr>
        <w:t>McGraw</w:t>
      </w:r>
      <w:r w:rsidR="007B5546">
        <w:rPr>
          <w:rFonts w:cs="Arial"/>
          <w:szCs w:val="20"/>
        </w:rPr>
        <w:t xml:space="preserve"> </w:t>
      </w:r>
      <w:r w:rsidRPr="00586FEB">
        <w:rPr>
          <w:rFonts w:cs="Arial"/>
          <w:szCs w:val="20"/>
        </w:rPr>
        <w:t>Hill is part of Apollo Inc. a leading provider of Educational information and</w:t>
      </w:r>
      <w:r w:rsidR="005C2BE2">
        <w:rPr>
          <w:rFonts w:cs="Arial"/>
          <w:szCs w:val="20"/>
        </w:rPr>
        <w:t xml:space="preserve"> </w:t>
      </w:r>
      <w:r w:rsidRPr="00586FEB">
        <w:rPr>
          <w:rFonts w:cs="Arial"/>
          <w:szCs w:val="20"/>
        </w:rPr>
        <w:t>products.  M</w:t>
      </w:r>
      <w:r w:rsidR="00AA4DBB">
        <w:rPr>
          <w:rFonts w:cs="Arial"/>
          <w:szCs w:val="20"/>
        </w:rPr>
        <w:t>c</w:t>
      </w:r>
      <w:r w:rsidR="007B5546">
        <w:rPr>
          <w:rFonts w:cs="Arial"/>
          <w:szCs w:val="20"/>
        </w:rPr>
        <w:t>G</w:t>
      </w:r>
      <w:r w:rsidR="00AA4DBB">
        <w:rPr>
          <w:rFonts w:cs="Arial"/>
          <w:szCs w:val="20"/>
        </w:rPr>
        <w:t xml:space="preserve">raw </w:t>
      </w:r>
      <w:r w:rsidR="007B5546">
        <w:rPr>
          <w:rFonts w:cs="Arial"/>
          <w:szCs w:val="20"/>
        </w:rPr>
        <w:t>H</w:t>
      </w:r>
      <w:r w:rsidR="00AA4DBB">
        <w:rPr>
          <w:rFonts w:cs="Arial"/>
          <w:szCs w:val="20"/>
        </w:rPr>
        <w:t>ill</w:t>
      </w:r>
      <w:r w:rsidRPr="00586FEB">
        <w:rPr>
          <w:rFonts w:cs="Arial"/>
          <w:szCs w:val="20"/>
        </w:rPr>
        <w:t xml:space="preserve"> was founded in 1917 and acquired by Apollo Inc. in March 2013. It provides essential information and insight that help individuals, markets, and societies perform to their potential. The primary goal of the M</w:t>
      </w:r>
      <w:r w:rsidR="00AA4DBB">
        <w:rPr>
          <w:rFonts w:cs="Arial"/>
          <w:szCs w:val="20"/>
        </w:rPr>
        <w:t>c</w:t>
      </w:r>
      <w:r w:rsidRPr="00586FEB">
        <w:rPr>
          <w:rFonts w:cs="Arial"/>
          <w:szCs w:val="20"/>
        </w:rPr>
        <w:t>G</w:t>
      </w:r>
      <w:r w:rsidR="00AA4DBB">
        <w:rPr>
          <w:rFonts w:cs="Arial"/>
          <w:szCs w:val="20"/>
        </w:rPr>
        <w:t xml:space="preserve">raw </w:t>
      </w:r>
      <w:r w:rsidRPr="00586FEB">
        <w:rPr>
          <w:rFonts w:cs="Arial"/>
          <w:szCs w:val="20"/>
        </w:rPr>
        <w:t>H</w:t>
      </w:r>
      <w:r w:rsidR="00AA4DBB">
        <w:rPr>
          <w:rFonts w:cs="Arial"/>
          <w:szCs w:val="20"/>
        </w:rPr>
        <w:t>ill</w:t>
      </w:r>
      <w:r w:rsidRPr="00586FEB">
        <w:rPr>
          <w:rFonts w:cs="Arial"/>
          <w:szCs w:val="20"/>
        </w:rPr>
        <w:t xml:space="preserve"> is to focus our efforts on growing globally, converging content and technology to create new higher-value offerings, and become more productive – Global growth; Digital </w:t>
      </w:r>
      <w:r>
        <w:rPr>
          <w:rFonts w:cs="Arial"/>
          <w:szCs w:val="20"/>
        </w:rPr>
        <w:t>growth; increased productivity.</w:t>
      </w:r>
    </w:p>
    <w:p w14:paraId="0787007C" w14:textId="36C015D4" w:rsidR="00FD08C9" w:rsidRDefault="00941490" w:rsidP="00FD08C9">
      <w:pPr>
        <w:pStyle w:val="Style2"/>
        <w:tabs>
          <w:tab w:val="num" w:pos="900"/>
        </w:tabs>
        <w:rPr>
          <w:noProof w:val="0"/>
        </w:rPr>
      </w:pPr>
      <w:bookmarkStart w:id="13" w:name="_Toc14867710"/>
      <w:bookmarkEnd w:id="12"/>
      <w:r w:rsidRPr="00E371DF">
        <w:rPr>
          <w:noProof w:val="0"/>
        </w:rPr>
        <w:t>Purpose</w:t>
      </w:r>
      <w:bookmarkEnd w:id="13"/>
    </w:p>
    <w:p w14:paraId="02123704" w14:textId="0FD5557F" w:rsidR="001C1970" w:rsidRPr="001C1970" w:rsidRDefault="001C1970" w:rsidP="001C1970">
      <w:pPr>
        <w:pStyle w:val="Style3"/>
        <w:ind w:left="720"/>
      </w:pPr>
      <w:r w:rsidRPr="003069B9">
        <w:rPr>
          <w:rFonts w:cs="Arial"/>
          <w:sz w:val="20"/>
          <w:szCs w:val="20"/>
        </w:rPr>
        <w:t>Purpose is to provide the Merchant Bank with the required documents for the credit card dispute initiated by the customer for both HPI and SEG.</w:t>
      </w:r>
    </w:p>
    <w:p w14:paraId="612A4260" w14:textId="77777777" w:rsidR="00FD08C9" w:rsidRPr="00E371DF" w:rsidRDefault="00941490" w:rsidP="00FD08C9">
      <w:pPr>
        <w:pStyle w:val="Style2"/>
        <w:tabs>
          <w:tab w:val="num" w:pos="900"/>
        </w:tabs>
        <w:rPr>
          <w:noProof w:val="0"/>
        </w:rPr>
      </w:pPr>
      <w:bookmarkStart w:id="14" w:name="_Toc14867711"/>
      <w:bookmarkEnd w:id="10"/>
      <w:r w:rsidRPr="00E371DF">
        <w:rPr>
          <w:noProof w:val="0"/>
        </w:rPr>
        <w:t>Scope</w:t>
      </w:r>
      <w:bookmarkEnd w:id="14"/>
    </w:p>
    <w:p w14:paraId="2D4158F5" w14:textId="77777777" w:rsidR="000A1FD0" w:rsidRDefault="00941490" w:rsidP="000A1FD0">
      <w:pPr>
        <w:pStyle w:val="Style2"/>
        <w:tabs>
          <w:tab w:val="num" w:pos="900"/>
        </w:tabs>
        <w:rPr>
          <w:noProof w:val="0"/>
        </w:rPr>
      </w:pPr>
      <w:bookmarkStart w:id="15" w:name="_Toc14867712"/>
      <w:r w:rsidRPr="00E371DF">
        <w:rPr>
          <w:noProof w:val="0"/>
        </w:rPr>
        <w:t>Definitions</w:t>
      </w:r>
      <w:bookmarkEnd w:id="15"/>
    </w:p>
    <w:p w14:paraId="3EFE810D" w14:textId="77777777" w:rsidR="00F766F8" w:rsidRPr="000A1FD0" w:rsidRDefault="00947F33" w:rsidP="000A1FD0">
      <w:pPr>
        <w:pStyle w:val="Style4"/>
      </w:pPr>
      <w:r w:rsidRPr="000A1FD0">
        <w:t>Acronyms</w:t>
      </w:r>
    </w:p>
    <w:p w14:paraId="44A9A597" w14:textId="77777777" w:rsidR="007504DB" w:rsidRPr="00E371DF" w:rsidRDefault="007504DB" w:rsidP="007504DB">
      <w:pPr>
        <w:pStyle w:val="Style4"/>
        <w:numPr>
          <w:ilvl w:val="0"/>
          <w:numId w:val="0"/>
        </w:numPr>
        <w:ind w:left="122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42"/>
        <w:gridCol w:w="7628"/>
      </w:tblGrid>
      <w:tr w:rsidR="007504DB" w:rsidRPr="00E371DF" w14:paraId="0CD970AB" w14:textId="77777777" w:rsidTr="00673936">
        <w:trPr>
          <w:trHeight w:val="395"/>
        </w:trPr>
        <w:tc>
          <w:tcPr>
            <w:tcW w:w="1548" w:type="dxa"/>
            <w:shd w:val="clear" w:color="auto" w:fill="D9D9D9"/>
            <w:vAlign w:val="center"/>
          </w:tcPr>
          <w:p w14:paraId="3B4271D7" w14:textId="77777777" w:rsidR="007504DB" w:rsidRPr="00E371DF" w:rsidRDefault="007504DB" w:rsidP="00673936">
            <w:pPr>
              <w:pStyle w:val="Header10ptnotBold"/>
              <w:jc w:val="left"/>
              <w:rPr>
                <w:bCs/>
                <w:szCs w:val="20"/>
              </w:rPr>
            </w:pPr>
            <w:r w:rsidRPr="00E371DF">
              <w:rPr>
                <w:bCs/>
                <w:szCs w:val="20"/>
              </w:rPr>
              <w:t>Abbreviation</w:t>
            </w:r>
            <w:r w:rsidR="00A467BC" w:rsidRPr="00E371DF">
              <w:rPr>
                <w:bCs/>
                <w:szCs w:val="20"/>
              </w:rPr>
              <w:t>:</w:t>
            </w:r>
          </w:p>
        </w:tc>
        <w:tc>
          <w:tcPr>
            <w:tcW w:w="7848" w:type="dxa"/>
            <w:shd w:val="clear" w:color="auto" w:fill="D9D9D9"/>
            <w:vAlign w:val="center"/>
          </w:tcPr>
          <w:p w14:paraId="7F1612BA" w14:textId="77777777" w:rsidR="007504DB" w:rsidRPr="00E371DF" w:rsidRDefault="007504DB" w:rsidP="00673936">
            <w:pPr>
              <w:pStyle w:val="Header10ptnotBold"/>
              <w:jc w:val="left"/>
              <w:rPr>
                <w:bCs/>
                <w:szCs w:val="20"/>
              </w:rPr>
            </w:pPr>
            <w:r w:rsidRPr="00E371DF">
              <w:rPr>
                <w:bCs/>
                <w:szCs w:val="20"/>
              </w:rPr>
              <w:t>Long Form</w:t>
            </w:r>
            <w:r w:rsidR="00A467BC" w:rsidRPr="00E371DF">
              <w:rPr>
                <w:bCs/>
                <w:szCs w:val="20"/>
              </w:rPr>
              <w:t>:</w:t>
            </w:r>
          </w:p>
        </w:tc>
      </w:tr>
      <w:tr w:rsidR="007504DB" w:rsidRPr="00E371DF" w14:paraId="04F43904" w14:textId="77777777" w:rsidTr="00673936">
        <w:tc>
          <w:tcPr>
            <w:tcW w:w="1548" w:type="dxa"/>
            <w:vAlign w:val="center"/>
          </w:tcPr>
          <w:p w14:paraId="0CC416C8" w14:textId="51BEA6E1" w:rsidR="007504DB" w:rsidRPr="00E371DF" w:rsidRDefault="001A104D" w:rsidP="00424D1B">
            <w:pPr>
              <w:pStyle w:val="Style3"/>
              <w:ind w:left="0"/>
              <w:jc w:val="left"/>
              <w:rPr>
                <w:sz w:val="20"/>
                <w:szCs w:val="20"/>
              </w:rPr>
            </w:pPr>
            <w:r>
              <w:rPr>
                <w:sz w:val="20"/>
                <w:szCs w:val="20"/>
              </w:rPr>
              <w:t>CB</w:t>
            </w:r>
          </w:p>
        </w:tc>
        <w:tc>
          <w:tcPr>
            <w:tcW w:w="7848" w:type="dxa"/>
            <w:vAlign w:val="center"/>
          </w:tcPr>
          <w:p w14:paraId="59AAB525" w14:textId="29328EDB" w:rsidR="007504DB" w:rsidRPr="00E371DF" w:rsidRDefault="001A104D" w:rsidP="00424D1B">
            <w:pPr>
              <w:pStyle w:val="Style3"/>
              <w:ind w:left="0"/>
              <w:jc w:val="left"/>
              <w:rPr>
                <w:sz w:val="20"/>
                <w:szCs w:val="20"/>
              </w:rPr>
            </w:pPr>
            <w:r>
              <w:rPr>
                <w:sz w:val="20"/>
                <w:szCs w:val="20"/>
              </w:rPr>
              <w:t>Chargeback</w:t>
            </w:r>
          </w:p>
        </w:tc>
      </w:tr>
      <w:tr w:rsidR="007504DB" w:rsidRPr="00E371DF" w14:paraId="52B88DB2" w14:textId="77777777" w:rsidTr="00673936">
        <w:tc>
          <w:tcPr>
            <w:tcW w:w="1548" w:type="dxa"/>
            <w:vAlign w:val="center"/>
          </w:tcPr>
          <w:p w14:paraId="283C0980" w14:textId="2D7BC652" w:rsidR="007504DB" w:rsidRPr="00E371DF" w:rsidRDefault="001A104D" w:rsidP="00673936">
            <w:pPr>
              <w:pStyle w:val="Style3"/>
              <w:ind w:left="0"/>
              <w:jc w:val="left"/>
              <w:rPr>
                <w:sz w:val="20"/>
                <w:szCs w:val="20"/>
              </w:rPr>
            </w:pPr>
            <w:r>
              <w:rPr>
                <w:sz w:val="20"/>
                <w:szCs w:val="20"/>
              </w:rPr>
              <w:t>CD</w:t>
            </w:r>
          </w:p>
        </w:tc>
        <w:tc>
          <w:tcPr>
            <w:tcW w:w="7848" w:type="dxa"/>
            <w:vAlign w:val="center"/>
          </w:tcPr>
          <w:p w14:paraId="22452C13" w14:textId="57608012" w:rsidR="00D46BA6" w:rsidRPr="00E371DF" w:rsidRDefault="001A104D" w:rsidP="00673936">
            <w:pPr>
              <w:pStyle w:val="Style3"/>
              <w:ind w:left="0"/>
              <w:jc w:val="left"/>
              <w:rPr>
                <w:sz w:val="20"/>
                <w:szCs w:val="20"/>
              </w:rPr>
            </w:pPr>
            <w:r>
              <w:rPr>
                <w:sz w:val="20"/>
                <w:szCs w:val="20"/>
              </w:rPr>
              <w:t>Chargeback Disputes</w:t>
            </w:r>
          </w:p>
        </w:tc>
      </w:tr>
    </w:tbl>
    <w:p w14:paraId="0D20D9BB" w14:textId="77777777" w:rsidR="007504DB" w:rsidRPr="00E371DF" w:rsidRDefault="007504DB" w:rsidP="007504DB">
      <w:pPr>
        <w:pStyle w:val="Style3"/>
      </w:pPr>
    </w:p>
    <w:p w14:paraId="404D9C45" w14:textId="77777777" w:rsidR="00F766F8" w:rsidRPr="000A1FD0" w:rsidRDefault="00941490" w:rsidP="00D46BA6">
      <w:pPr>
        <w:pStyle w:val="Style4"/>
      </w:pPr>
      <w:r w:rsidRPr="000A1FD0">
        <w:t>Definitions</w:t>
      </w:r>
    </w:p>
    <w:p w14:paraId="7C70EBE3" w14:textId="77777777" w:rsidR="007504DB" w:rsidRPr="00E371DF" w:rsidRDefault="007504DB" w:rsidP="007504DB">
      <w:pPr>
        <w:pStyle w:val="Style4"/>
        <w:numPr>
          <w:ilvl w:val="0"/>
          <w:numId w:val="0"/>
        </w:numPr>
        <w:ind w:left="1224" w:hanging="504"/>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524"/>
        <w:gridCol w:w="7646"/>
      </w:tblGrid>
      <w:tr w:rsidR="007504DB" w:rsidRPr="00E371DF" w14:paraId="77D3346C" w14:textId="77777777" w:rsidTr="00897898">
        <w:tc>
          <w:tcPr>
            <w:tcW w:w="1548" w:type="dxa"/>
            <w:shd w:val="clear" w:color="auto" w:fill="D9D9D9"/>
            <w:vAlign w:val="center"/>
          </w:tcPr>
          <w:p w14:paraId="13166817" w14:textId="77777777" w:rsidR="007504DB" w:rsidRPr="00E371DF" w:rsidRDefault="007504DB" w:rsidP="00673936">
            <w:pPr>
              <w:pStyle w:val="Header10ptnotBold"/>
              <w:jc w:val="left"/>
              <w:rPr>
                <w:bCs/>
                <w:szCs w:val="20"/>
              </w:rPr>
            </w:pPr>
            <w:r w:rsidRPr="00E371DF">
              <w:rPr>
                <w:bCs/>
                <w:szCs w:val="20"/>
              </w:rPr>
              <w:t>Term</w:t>
            </w:r>
            <w:r w:rsidR="00A467BC" w:rsidRPr="00E371DF">
              <w:rPr>
                <w:bCs/>
                <w:szCs w:val="20"/>
              </w:rPr>
              <w:t>:</w:t>
            </w:r>
          </w:p>
        </w:tc>
        <w:tc>
          <w:tcPr>
            <w:tcW w:w="7848" w:type="dxa"/>
            <w:shd w:val="clear" w:color="auto" w:fill="D9D9D9"/>
            <w:vAlign w:val="center"/>
          </w:tcPr>
          <w:p w14:paraId="5DA40150" w14:textId="77777777" w:rsidR="007504DB" w:rsidRPr="00E371DF" w:rsidRDefault="007504DB" w:rsidP="00673936">
            <w:pPr>
              <w:pStyle w:val="Header10ptnotBold"/>
              <w:jc w:val="left"/>
              <w:rPr>
                <w:bCs/>
                <w:szCs w:val="20"/>
              </w:rPr>
            </w:pPr>
            <w:r w:rsidRPr="00E371DF">
              <w:rPr>
                <w:bCs/>
                <w:szCs w:val="20"/>
              </w:rPr>
              <w:t>Definition</w:t>
            </w:r>
            <w:r w:rsidR="00A467BC" w:rsidRPr="00E371DF">
              <w:rPr>
                <w:bCs/>
                <w:szCs w:val="20"/>
              </w:rPr>
              <w:t>:</w:t>
            </w:r>
          </w:p>
        </w:tc>
      </w:tr>
      <w:tr w:rsidR="007504DB" w:rsidRPr="00E371DF" w14:paraId="6057C87A" w14:textId="77777777" w:rsidTr="00897898">
        <w:tc>
          <w:tcPr>
            <w:tcW w:w="1548" w:type="dxa"/>
            <w:vAlign w:val="center"/>
          </w:tcPr>
          <w:p w14:paraId="7C8F15AE" w14:textId="2C1E1E23" w:rsidR="007504DB" w:rsidRPr="00514221" w:rsidRDefault="007504DB" w:rsidP="00673936">
            <w:pPr>
              <w:pStyle w:val="Style3"/>
              <w:ind w:left="0"/>
              <w:jc w:val="left"/>
              <w:rPr>
                <w:sz w:val="20"/>
                <w:szCs w:val="20"/>
              </w:rPr>
            </w:pPr>
          </w:p>
        </w:tc>
        <w:tc>
          <w:tcPr>
            <w:tcW w:w="7848" w:type="dxa"/>
            <w:vAlign w:val="center"/>
          </w:tcPr>
          <w:p w14:paraId="183FBD8F" w14:textId="77777777" w:rsidR="007504DB" w:rsidRPr="00514221" w:rsidRDefault="007504DB" w:rsidP="00673936">
            <w:pPr>
              <w:pStyle w:val="Style3"/>
              <w:ind w:left="0"/>
              <w:jc w:val="left"/>
              <w:rPr>
                <w:sz w:val="20"/>
                <w:szCs w:val="20"/>
              </w:rPr>
            </w:pPr>
          </w:p>
        </w:tc>
      </w:tr>
      <w:tr w:rsidR="007504DB" w:rsidRPr="00E371DF" w14:paraId="6C203274" w14:textId="77777777" w:rsidTr="00897898">
        <w:tc>
          <w:tcPr>
            <w:tcW w:w="1548" w:type="dxa"/>
            <w:vAlign w:val="center"/>
          </w:tcPr>
          <w:p w14:paraId="22B2CCA2" w14:textId="77777777" w:rsidR="007504DB" w:rsidRPr="00897898" w:rsidRDefault="007504DB" w:rsidP="00673936">
            <w:pPr>
              <w:pStyle w:val="Style3"/>
              <w:ind w:left="0"/>
              <w:jc w:val="left"/>
              <w:rPr>
                <w:sz w:val="20"/>
                <w:szCs w:val="20"/>
                <w:highlight w:val="yellow"/>
              </w:rPr>
            </w:pPr>
          </w:p>
        </w:tc>
        <w:tc>
          <w:tcPr>
            <w:tcW w:w="7848" w:type="dxa"/>
            <w:vAlign w:val="center"/>
          </w:tcPr>
          <w:p w14:paraId="4061344D" w14:textId="77777777" w:rsidR="007504DB" w:rsidRPr="00897898" w:rsidRDefault="007504DB" w:rsidP="00673936">
            <w:pPr>
              <w:pStyle w:val="Style3"/>
              <w:ind w:left="0"/>
              <w:jc w:val="left"/>
              <w:rPr>
                <w:sz w:val="20"/>
                <w:szCs w:val="20"/>
                <w:highlight w:val="yellow"/>
              </w:rPr>
            </w:pPr>
          </w:p>
        </w:tc>
      </w:tr>
    </w:tbl>
    <w:p w14:paraId="2A3C8D18" w14:textId="77777777" w:rsidR="00897898" w:rsidRDefault="00941490" w:rsidP="00776FA7">
      <w:pPr>
        <w:pStyle w:val="Style2"/>
        <w:tabs>
          <w:tab w:val="num" w:pos="900"/>
        </w:tabs>
      </w:pPr>
      <w:bookmarkStart w:id="16" w:name="_Toc14867713"/>
      <w:r w:rsidRPr="00947F33">
        <w:t>System Overview</w:t>
      </w:r>
      <w:bookmarkEnd w:id="16"/>
    </w:p>
    <w:p w14:paraId="6FFD9C6B" w14:textId="7ABF7200" w:rsidR="00776FA7" w:rsidRPr="00C63AE3" w:rsidRDefault="00C63AE3" w:rsidP="00776FA7">
      <w:pPr>
        <w:pStyle w:val="Style3"/>
        <w:rPr>
          <w:sz w:val="20"/>
          <w:szCs w:val="20"/>
        </w:rPr>
      </w:pPr>
      <w:r w:rsidRPr="00C63AE3">
        <w:rPr>
          <w:sz w:val="20"/>
          <w:szCs w:val="20"/>
        </w:rPr>
        <w:t>Paymentech</w:t>
      </w:r>
    </w:p>
    <w:p w14:paraId="1D856D0D" w14:textId="32FBBB1A" w:rsidR="00C63AE3" w:rsidRPr="00C63AE3" w:rsidRDefault="00C63AE3" w:rsidP="00776FA7">
      <w:pPr>
        <w:pStyle w:val="Style3"/>
        <w:rPr>
          <w:sz w:val="20"/>
          <w:szCs w:val="20"/>
        </w:rPr>
      </w:pPr>
      <w:r w:rsidRPr="00C63AE3">
        <w:rPr>
          <w:sz w:val="20"/>
          <w:szCs w:val="20"/>
        </w:rPr>
        <w:t>Safetech</w:t>
      </w:r>
    </w:p>
    <w:p w14:paraId="7E45A01F" w14:textId="7E78578C" w:rsidR="00C63AE3" w:rsidRPr="00C63AE3" w:rsidRDefault="00C63AE3" w:rsidP="00776FA7">
      <w:pPr>
        <w:pStyle w:val="Style3"/>
        <w:rPr>
          <w:sz w:val="20"/>
          <w:szCs w:val="20"/>
        </w:rPr>
      </w:pPr>
      <w:r w:rsidRPr="00C63AE3">
        <w:rPr>
          <w:sz w:val="20"/>
          <w:szCs w:val="20"/>
        </w:rPr>
        <w:t>Paris</w:t>
      </w:r>
    </w:p>
    <w:p w14:paraId="69C398E8" w14:textId="630BD316" w:rsidR="00C63AE3" w:rsidRPr="00C63AE3" w:rsidRDefault="00C63AE3" w:rsidP="00776FA7">
      <w:pPr>
        <w:pStyle w:val="Style3"/>
        <w:rPr>
          <w:sz w:val="20"/>
          <w:szCs w:val="20"/>
        </w:rPr>
      </w:pPr>
      <w:r w:rsidRPr="00C63AE3">
        <w:rPr>
          <w:sz w:val="20"/>
          <w:szCs w:val="20"/>
        </w:rPr>
        <w:t>MHE Oracle R12</w:t>
      </w:r>
    </w:p>
    <w:p w14:paraId="04ECD6C8" w14:textId="77777777" w:rsidR="00941490" w:rsidRPr="00C408E7" w:rsidRDefault="00941490" w:rsidP="00941490">
      <w:pPr>
        <w:pStyle w:val="Style2"/>
        <w:tabs>
          <w:tab w:val="num" w:pos="900"/>
        </w:tabs>
      </w:pPr>
      <w:bookmarkStart w:id="17" w:name="_Toc14867714"/>
      <w:r w:rsidRPr="00C408E7">
        <w:t>Roles and Responsibilities</w:t>
      </w:r>
      <w:bookmarkEnd w:id="17"/>
    </w:p>
    <w:p w14:paraId="0CF86B2F" w14:textId="77777777" w:rsidR="00BA3E91" w:rsidRPr="00C408E7" w:rsidRDefault="00BA3E91" w:rsidP="00BA3E91">
      <w:pPr>
        <w:pStyle w:val="Style3"/>
        <w:rPr>
          <w:sz w:val="20"/>
          <w:szCs w:val="20"/>
        </w:rPr>
      </w:pPr>
    </w:p>
    <w:tbl>
      <w:tblPr>
        <w:tblW w:w="0" w:type="auto"/>
        <w:tblInd w:w="9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515"/>
        <w:gridCol w:w="6655"/>
      </w:tblGrid>
      <w:tr w:rsidR="00BA3E91" w:rsidRPr="00C408E7" w14:paraId="6A24411A" w14:textId="77777777" w:rsidTr="00C63AE3">
        <w:tc>
          <w:tcPr>
            <w:tcW w:w="2515" w:type="dxa"/>
            <w:shd w:val="clear" w:color="auto" w:fill="D9D9D9"/>
            <w:vAlign w:val="center"/>
          </w:tcPr>
          <w:p w14:paraId="3134AA37" w14:textId="77777777" w:rsidR="00BA3E91" w:rsidRPr="00C408E7" w:rsidRDefault="00BA3E91" w:rsidP="00673936">
            <w:pPr>
              <w:pStyle w:val="Header10ptnotBold"/>
              <w:jc w:val="left"/>
              <w:rPr>
                <w:b/>
                <w:bCs/>
                <w:szCs w:val="20"/>
              </w:rPr>
            </w:pPr>
            <w:r w:rsidRPr="00C408E7">
              <w:rPr>
                <w:b/>
                <w:bCs/>
                <w:szCs w:val="20"/>
              </w:rPr>
              <w:t>Role:</w:t>
            </w:r>
          </w:p>
        </w:tc>
        <w:tc>
          <w:tcPr>
            <w:tcW w:w="6655" w:type="dxa"/>
            <w:shd w:val="clear" w:color="auto" w:fill="D9D9D9"/>
            <w:vAlign w:val="center"/>
          </w:tcPr>
          <w:p w14:paraId="4C72C60A" w14:textId="77777777" w:rsidR="00BA3E91" w:rsidRPr="00C408E7" w:rsidRDefault="00BA3E91" w:rsidP="00673936">
            <w:pPr>
              <w:pStyle w:val="Header10ptnotBold"/>
              <w:jc w:val="left"/>
              <w:rPr>
                <w:b/>
                <w:bCs/>
                <w:szCs w:val="20"/>
              </w:rPr>
            </w:pPr>
            <w:r w:rsidRPr="00C408E7">
              <w:rPr>
                <w:b/>
                <w:bCs/>
                <w:szCs w:val="20"/>
              </w:rPr>
              <w:t>Responsibility:</w:t>
            </w:r>
          </w:p>
        </w:tc>
      </w:tr>
      <w:tr w:rsidR="00BA3E91" w:rsidRPr="00C408E7" w14:paraId="3D1D87BB" w14:textId="77777777" w:rsidTr="00C63AE3">
        <w:tc>
          <w:tcPr>
            <w:tcW w:w="2515" w:type="dxa"/>
            <w:vAlign w:val="center"/>
          </w:tcPr>
          <w:p w14:paraId="0BE269A0" w14:textId="45CB6B87" w:rsidR="00BA3E91" w:rsidRPr="00C408E7" w:rsidRDefault="00C63AE3" w:rsidP="00673936">
            <w:pPr>
              <w:pStyle w:val="Style3"/>
              <w:ind w:left="0"/>
              <w:jc w:val="left"/>
              <w:rPr>
                <w:sz w:val="20"/>
                <w:szCs w:val="20"/>
              </w:rPr>
            </w:pPr>
            <w:r>
              <w:rPr>
                <w:sz w:val="20"/>
                <w:szCs w:val="20"/>
              </w:rPr>
              <w:t xml:space="preserve">AR </w:t>
            </w:r>
            <w:r w:rsidR="00546C70">
              <w:rPr>
                <w:sz w:val="20"/>
                <w:szCs w:val="20"/>
              </w:rPr>
              <w:t>Reconciliation A</w:t>
            </w:r>
            <w:r w:rsidR="00E547D7">
              <w:rPr>
                <w:sz w:val="20"/>
                <w:szCs w:val="20"/>
              </w:rPr>
              <w:t>nalyst</w:t>
            </w:r>
          </w:p>
        </w:tc>
        <w:tc>
          <w:tcPr>
            <w:tcW w:w="6655" w:type="dxa"/>
            <w:vAlign w:val="center"/>
          </w:tcPr>
          <w:p w14:paraId="07FAD72D" w14:textId="19D9BD31" w:rsidR="00BA3E91" w:rsidRPr="00C408E7" w:rsidRDefault="00C63AE3" w:rsidP="00562C8C">
            <w:pPr>
              <w:pStyle w:val="Style3"/>
              <w:ind w:left="0"/>
              <w:jc w:val="left"/>
              <w:rPr>
                <w:sz w:val="20"/>
                <w:szCs w:val="20"/>
              </w:rPr>
            </w:pPr>
            <w:r w:rsidRPr="003069B9">
              <w:rPr>
                <w:rFonts w:cs="Arial"/>
                <w:sz w:val="20"/>
                <w:szCs w:val="20"/>
              </w:rPr>
              <w:t>Reply with the support documents to bank for the chargeback disputes initiated by the customer.</w:t>
            </w:r>
          </w:p>
        </w:tc>
      </w:tr>
      <w:tr w:rsidR="00BA3E91" w:rsidRPr="00C408E7" w14:paraId="336985EF" w14:textId="77777777" w:rsidTr="00C63AE3">
        <w:tc>
          <w:tcPr>
            <w:tcW w:w="2515" w:type="dxa"/>
            <w:vAlign w:val="center"/>
          </w:tcPr>
          <w:p w14:paraId="30ECD51F" w14:textId="77777777" w:rsidR="00BA3E91" w:rsidRPr="00C408E7" w:rsidRDefault="00BA3E91" w:rsidP="00673936">
            <w:pPr>
              <w:pStyle w:val="Style3"/>
              <w:ind w:left="0"/>
              <w:jc w:val="left"/>
              <w:rPr>
                <w:sz w:val="20"/>
                <w:szCs w:val="20"/>
              </w:rPr>
            </w:pPr>
          </w:p>
        </w:tc>
        <w:tc>
          <w:tcPr>
            <w:tcW w:w="6655" w:type="dxa"/>
            <w:vAlign w:val="center"/>
          </w:tcPr>
          <w:p w14:paraId="08B8C4FB" w14:textId="77777777" w:rsidR="00BA3E91" w:rsidRPr="00C408E7" w:rsidRDefault="00BA3E91" w:rsidP="00673936">
            <w:pPr>
              <w:pStyle w:val="Style3"/>
              <w:ind w:left="0"/>
              <w:jc w:val="left"/>
              <w:rPr>
                <w:sz w:val="20"/>
                <w:szCs w:val="20"/>
              </w:rPr>
            </w:pPr>
          </w:p>
        </w:tc>
      </w:tr>
    </w:tbl>
    <w:p w14:paraId="7243F6DD" w14:textId="77777777" w:rsidR="00941490" w:rsidRPr="00C408E7" w:rsidRDefault="00941490" w:rsidP="00941490">
      <w:pPr>
        <w:pStyle w:val="Style3"/>
      </w:pPr>
    </w:p>
    <w:p w14:paraId="346282B5" w14:textId="77777777" w:rsidR="00FD08C9" w:rsidRPr="00C408E7" w:rsidRDefault="00FD08C9" w:rsidP="00FD08C9">
      <w:pPr>
        <w:pStyle w:val="Style1"/>
        <w:rPr>
          <w:noProof w:val="0"/>
        </w:rPr>
      </w:pPr>
      <w:bookmarkStart w:id="18" w:name="_Toc196295108"/>
      <w:bookmarkStart w:id="19" w:name="_Toc14867715"/>
      <w:r w:rsidRPr="00C408E7">
        <w:rPr>
          <w:noProof w:val="0"/>
        </w:rPr>
        <w:t xml:space="preserve">Process </w:t>
      </w:r>
      <w:bookmarkEnd w:id="18"/>
      <w:r w:rsidR="004C5179" w:rsidRPr="00C408E7">
        <w:rPr>
          <w:noProof w:val="0"/>
        </w:rPr>
        <w:t>Narrative</w:t>
      </w:r>
      <w:bookmarkEnd w:id="19"/>
    </w:p>
    <w:p w14:paraId="6112F2C7" w14:textId="77777777" w:rsidR="00C63AE3" w:rsidRPr="00C63AE3" w:rsidRDefault="00C63AE3" w:rsidP="00C63AE3">
      <w:pPr>
        <w:pStyle w:val="Style3"/>
        <w:ind w:left="660"/>
        <w:rPr>
          <w:sz w:val="20"/>
          <w:szCs w:val="20"/>
        </w:rPr>
      </w:pPr>
      <w:r w:rsidRPr="00C63AE3">
        <w:rPr>
          <w:sz w:val="20"/>
          <w:szCs w:val="20"/>
        </w:rPr>
        <w:t>Chargeback Notification:  Dispute initiated by the customer through bank for which we respond to bank no later than date mentioned on the Chargeback Notification.</w:t>
      </w:r>
    </w:p>
    <w:p w14:paraId="402DA8AF" w14:textId="29EC6A0A" w:rsidR="0061433A" w:rsidRDefault="00C63AE3" w:rsidP="00C63AE3">
      <w:pPr>
        <w:pStyle w:val="Style3"/>
        <w:ind w:left="660"/>
        <w:rPr>
          <w:sz w:val="20"/>
          <w:szCs w:val="20"/>
        </w:rPr>
      </w:pPr>
      <w:r w:rsidRPr="00C63AE3">
        <w:rPr>
          <w:sz w:val="20"/>
          <w:szCs w:val="20"/>
        </w:rPr>
        <w:t xml:space="preserve">We pull the chargeback notification from the Merchant website &amp; read the reason for dispute.  For example: If the reason for dispute </w:t>
      </w:r>
      <w:r w:rsidR="00420297" w:rsidRPr="00C63AE3">
        <w:rPr>
          <w:sz w:val="20"/>
          <w:szCs w:val="20"/>
        </w:rPr>
        <w:t>says,</w:t>
      </w:r>
      <w:r w:rsidRPr="00C63AE3">
        <w:rPr>
          <w:sz w:val="20"/>
          <w:szCs w:val="20"/>
        </w:rPr>
        <w:t xml:space="preserve"> “Cardholder denied </w:t>
      </w:r>
      <w:r w:rsidR="00420297" w:rsidRPr="00C63AE3">
        <w:rPr>
          <w:sz w:val="20"/>
          <w:szCs w:val="20"/>
        </w:rPr>
        <w:t>participation,</w:t>
      </w:r>
      <w:r w:rsidRPr="00C63AE3">
        <w:rPr>
          <w:sz w:val="20"/>
          <w:szCs w:val="20"/>
        </w:rPr>
        <w:t xml:space="preserve"> or the transaction was processed on a fraudulent account number”, we need to dispute the transaction by providing supporting documentation.  Since the chargeback does not provide the cardholder’s name, address, or email address, we should dispute all chargebacks, unless it is known fraud.  If the cardholder is disputing for a refund not processed, check if a refund is due.  If it is, accept the chargeback.</w:t>
      </w:r>
    </w:p>
    <w:p w14:paraId="4FF69133" w14:textId="3967A038" w:rsidR="00C63AE3" w:rsidRDefault="00C63AE3" w:rsidP="00C63AE3">
      <w:pPr>
        <w:pStyle w:val="Style3"/>
        <w:ind w:left="660"/>
        <w:rPr>
          <w:sz w:val="20"/>
          <w:szCs w:val="20"/>
        </w:rPr>
      </w:pPr>
    </w:p>
    <w:p w14:paraId="4408901F" w14:textId="77777777" w:rsidR="00C63AE3" w:rsidRPr="003069B9" w:rsidRDefault="00C63AE3" w:rsidP="00C63AE3">
      <w:pPr>
        <w:pStyle w:val="Style1"/>
        <w:tabs>
          <w:tab w:val="clear" w:pos="660"/>
          <w:tab w:val="num" w:pos="900"/>
        </w:tabs>
        <w:ind w:left="900"/>
      </w:pPr>
      <w:bookmarkStart w:id="20" w:name="_Toc196295109"/>
      <w:bookmarkStart w:id="21" w:name="_Toc260018516"/>
      <w:bookmarkStart w:id="22" w:name="_Toc14867716"/>
      <w:r w:rsidRPr="003069B9">
        <w:lastRenderedPageBreak/>
        <w:t>Process Map/Flowchart</w:t>
      </w:r>
      <w:bookmarkEnd w:id="20"/>
      <w:bookmarkEnd w:id="21"/>
      <w:bookmarkEnd w:id="22"/>
    </w:p>
    <w:p w14:paraId="178DD1CD" w14:textId="77777777" w:rsidR="00C63AE3" w:rsidRPr="003069B9" w:rsidRDefault="00C63AE3" w:rsidP="00C63AE3">
      <w:pPr>
        <w:pStyle w:val="NormalIndent"/>
        <w:rPr>
          <w:rFonts w:cs="Arial"/>
        </w:rPr>
      </w:pPr>
    </w:p>
    <w:p w14:paraId="36B66576" w14:textId="417E6F2F" w:rsidR="00C63AE3" w:rsidRPr="003069B9" w:rsidRDefault="009B6012" w:rsidP="00036D9F">
      <w:pPr>
        <w:pStyle w:val="NormalIndent"/>
        <w:ind w:left="180" w:firstLine="360"/>
        <w:rPr>
          <w:rFonts w:cs="Arial"/>
        </w:rPr>
      </w:pPr>
      <w:r w:rsidRPr="003B37BC">
        <w:rPr>
          <w:rFonts w:cs="Arial"/>
          <w:noProof/>
        </w:rPr>
        <w:drawing>
          <wp:inline distT="0" distB="0" distL="0" distR="0" wp14:anchorId="1B8319A3" wp14:editId="221035A7">
            <wp:extent cx="6086475" cy="3043238"/>
            <wp:effectExtent l="0" t="0" r="0" b="50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51" cy="3045476"/>
                    </a:xfrm>
                    <a:prstGeom prst="rect">
                      <a:avLst/>
                    </a:prstGeom>
                    <a:noFill/>
                    <a:ln>
                      <a:noFill/>
                    </a:ln>
                  </pic:spPr>
                </pic:pic>
              </a:graphicData>
            </a:graphic>
          </wp:inline>
        </w:drawing>
      </w:r>
    </w:p>
    <w:p w14:paraId="577A489A" w14:textId="77777777" w:rsidR="00C63AE3" w:rsidRPr="00C63AE3" w:rsidRDefault="00C63AE3" w:rsidP="00C63AE3">
      <w:pPr>
        <w:pStyle w:val="Style3"/>
        <w:ind w:left="0"/>
        <w:rPr>
          <w:sz w:val="20"/>
          <w:szCs w:val="20"/>
        </w:rPr>
      </w:pPr>
    </w:p>
    <w:p w14:paraId="32AD26A7" w14:textId="77777777" w:rsidR="002674DD" w:rsidRDefault="002674DD" w:rsidP="002674DD">
      <w:pPr>
        <w:pStyle w:val="Style1"/>
        <w:rPr>
          <w:noProof w:val="0"/>
        </w:rPr>
      </w:pPr>
      <w:bookmarkStart w:id="23" w:name="_Toc14867717"/>
      <w:r w:rsidRPr="00C408E7">
        <w:rPr>
          <w:noProof w:val="0"/>
        </w:rPr>
        <w:t>Detailed Process Steps</w:t>
      </w:r>
      <w:bookmarkEnd w:id="23"/>
    </w:p>
    <w:p w14:paraId="37B0AFC8" w14:textId="77777777" w:rsidR="00776FA7" w:rsidRPr="00776FA7" w:rsidRDefault="00776FA7" w:rsidP="00776FA7">
      <w:pPr>
        <w:pStyle w:val="NormalIndent"/>
      </w:pPr>
    </w:p>
    <w:p w14:paraId="100E9317" w14:textId="236FD8FA" w:rsidR="00E60677" w:rsidRPr="00C63AE3" w:rsidRDefault="00C63AE3" w:rsidP="00C63AE3">
      <w:pPr>
        <w:pStyle w:val="Style3"/>
        <w:ind w:left="660"/>
        <w:rPr>
          <w:sz w:val="20"/>
          <w:szCs w:val="20"/>
        </w:rPr>
      </w:pPr>
      <w:r w:rsidRPr="00C63AE3">
        <w:rPr>
          <w:sz w:val="20"/>
          <w:szCs w:val="20"/>
        </w:rPr>
        <w:t>We receive the chargeback dispute from the Merchant website (Paymentech).  Based on the reason, we process the documents and submit through the merchant website</w:t>
      </w:r>
      <w:r>
        <w:rPr>
          <w:sz w:val="20"/>
          <w:szCs w:val="20"/>
        </w:rPr>
        <w:t xml:space="preserve"> using the following steps:</w:t>
      </w:r>
    </w:p>
    <w:p w14:paraId="1A2D8797" w14:textId="7FF495FF" w:rsidR="000A1FD0" w:rsidRDefault="00C63AE3" w:rsidP="000A1FD0">
      <w:pPr>
        <w:pStyle w:val="Style2"/>
      </w:pPr>
      <w:bookmarkStart w:id="24" w:name="_Toc14867718"/>
      <w:r>
        <w:t>Paymentech Website</w:t>
      </w:r>
      <w:bookmarkEnd w:id="24"/>
    </w:p>
    <w:p w14:paraId="6D6A8FDD" w14:textId="1B555073" w:rsidR="00C63AE3" w:rsidRDefault="00C63AE3" w:rsidP="00C63AE3">
      <w:pPr>
        <w:pStyle w:val="Style3"/>
        <w:numPr>
          <w:ilvl w:val="0"/>
          <w:numId w:val="19"/>
        </w:numPr>
        <w:rPr>
          <w:sz w:val="20"/>
          <w:szCs w:val="20"/>
        </w:rPr>
      </w:pPr>
      <w:r w:rsidRPr="00C63AE3">
        <w:rPr>
          <w:sz w:val="20"/>
          <w:szCs w:val="20"/>
        </w:rPr>
        <w:t>Login to Paymentech Website</w:t>
      </w:r>
    </w:p>
    <w:p w14:paraId="32FC00CA" w14:textId="77777777" w:rsidR="00851B4A" w:rsidRPr="00C63AE3" w:rsidRDefault="00851B4A" w:rsidP="00851B4A">
      <w:pPr>
        <w:pStyle w:val="Style3"/>
        <w:ind w:left="1440"/>
        <w:rPr>
          <w:sz w:val="20"/>
          <w:szCs w:val="20"/>
        </w:rPr>
      </w:pPr>
    </w:p>
    <w:p w14:paraId="5DC109C3" w14:textId="49493275" w:rsidR="00C63AE3" w:rsidRPr="00C63AE3" w:rsidRDefault="009B6012" w:rsidP="00190749">
      <w:pPr>
        <w:pStyle w:val="Style3"/>
        <w:ind w:firstLine="180"/>
        <w:rPr>
          <w:sz w:val="20"/>
          <w:szCs w:val="20"/>
        </w:rPr>
      </w:pPr>
      <w:r w:rsidRPr="003B37BC">
        <w:rPr>
          <w:rFonts w:cs="Arial"/>
          <w:noProof/>
          <w:sz w:val="20"/>
          <w:szCs w:val="20"/>
        </w:rPr>
        <w:drawing>
          <wp:inline distT="0" distB="0" distL="0" distR="0" wp14:anchorId="3DF2CD6A" wp14:editId="66EDBBC4">
            <wp:extent cx="4848225" cy="2609850"/>
            <wp:effectExtent l="19050" t="1905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609850"/>
                    </a:xfrm>
                    <a:prstGeom prst="rect">
                      <a:avLst/>
                    </a:prstGeom>
                    <a:noFill/>
                    <a:ln w="6350" cmpd="sng">
                      <a:solidFill>
                        <a:srgbClr val="000000"/>
                      </a:solidFill>
                      <a:miter lim="800000"/>
                      <a:headEnd/>
                      <a:tailEnd/>
                    </a:ln>
                    <a:effectLst/>
                  </pic:spPr>
                </pic:pic>
              </a:graphicData>
            </a:graphic>
          </wp:inline>
        </w:drawing>
      </w:r>
    </w:p>
    <w:p w14:paraId="60D23463" w14:textId="536DDB73" w:rsidR="00C63AE3" w:rsidRPr="00C63AE3" w:rsidRDefault="00C63AE3" w:rsidP="00851B4A">
      <w:pPr>
        <w:pStyle w:val="Style3"/>
        <w:ind w:left="0"/>
        <w:rPr>
          <w:sz w:val="20"/>
          <w:szCs w:val="20"/>
        </w:rPr>
      </w:pPr>
    </w:p>
    <w:p w14:paraId="7B309E71" w14:textId="0E3D3D6A" w:rsidR="00C63AE3" w:rsidRDefault="00C63AE3" w:rsidP="00C63AE3">
      <w:pPr>
        <w:pStyle w:val="Style3"/>
        <w:numPr>
          <w:ilvl w:val="0"/>
          <w:numId w:val="19"/>
        </w:numPr>
        <w:rPr>
          <w:sz w:val="20"/>
          <w:szCs w:val="20"/>
        </w:rPr>
      </w:pPr>
      <w:r w:rsidRPr="00C63AE3">
        <w:rPr>
          <w:sz w:val="20"/>
          <w:szCs w:val="20"/>
        </w:rPr>
        <w:t>Click on the Chargeback Mgmt tab</w:t>
      </w:r>
    </w:p>
    <w:p w14:paraId="502B5C54" w14:textId="77777777" w:rsidR="00C63AE3" w:rsidRPr="00C63AE3" w:rsidRDefault="00C63AE3" w:rsidP="00C63AE3">
      <w:pPr>
        <w:pStyle w:val="Style3"/>
        <w:ind w:left="1440"/>
        <w:rPr>
          <w:sz w:val="20"/>
          <w:szCs w:val="20"/>
        </w:rPr>
      </w:pPr>
    </w:p>
    <w:p w14:paraId="133B4526" w14:textId="39B75AA2" w:rsidR="00C63AE3" w:rsidRPr="00C63AE3" w:rsidRDefault="00C63AE3" w:rsidP="00C63AE3">
      <w:pPr>
        <w:pStyle w:val="Style3"/>
        <w:ind w:left="390"/>
        <w:rPr>
          <w:sz w:val="20"/>
          <w:szCs w:val="20"/>
        </w:rPr>
      </w:pPr>
      <w:r>
        <w:rPr>
          <w:sz w:val="20"/>
          <w:szCs w:val="20"/>
        </w:rPr>
        <w:lastRenderedPageBreak/>
        <w:tab/>
      </w:r>
      <w:r w:rsidR="00190749">
        <w:rPr>
          <w:sz w:val="20"/>
          <w:szCs w:val="20"/>
        </w:rPr>
        <w:t xml:space="preserve">      </w:t>
      </w:r>
      <w:r w:rsidR="009B6012" w:rsidRPr="003B37BC">
        <w:rPr>
          <w:rFonts w:cs="Arial"/>
          <w:noProof/>
          <w:sz w:val="20"/>
          <w:szCs w:val="20"/>
        </w:rPr>
        <w:drawing>
          <wp:inline distT="0" distB="0" distL="0" distR="0" wp14:anchorId="2CB1D5F8" wp14:editId="1A6F4504">
            <wp:extent cx="5105400" cy="2790825"/>
            <wp:effectExtent l="19050" t="19050" r="0" b="952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5400" cy="2790825"/>
                    </a:xfrm>
                    <a:prstGeom prst="rect">
                      <a:avLst/>
                    </a:prstGeom>
                    <a:noFill/>
                    <a:ln w="6350" cmpd="sng">
                      <a:solidFill>
                        <a:srgbClr val="000000"/>
                      </a:solidFill>
                      <a:miter lim="800000"/>
                      <a:headEnd/>
                      <a:tailEnd/>
                    </a:ln>
                    <a:effectLst/>
                  </pic:spPr>
                </pic:pic>
              </a:graphicData>
            </a:graphic>
          </wp:inline>
        </w:drawing>
      </w:r>
    </w:p>
    <w:p w14:paraId="1C6C5247" w14:textId="247FBC77" w:rsidR="00C63AE3" w:rsidRPr="00C63AE3" w:rsidRDefault="00C63AE3" w:rsidP="00851B4A">
      <w:pPr>
        <w:pStyle w:val="Style3"/>
        <w:ind w:left="390"/>
        <w:rPr>
          <w:sz w:val="20"/>
          <w:szCs w:val="20"/>
        </w:rPr>
      </w:pPr>
      <w:r w:rsidRPr="00C63AE3">
        <w:rPr>
          <w:sz w:val="20"/>
          <w:szCs w:val="20"/>
        </w:rPr>
        <w:t xml:space="preserve"> </w:t>
      </w:r>
    </w:p>
    <w:p w14:paraId="029D2F6F" w14:textId="5F399BFD" w:rsidR="00C63AE3" w:rsidRDefault="00C63AE3" w:rsidP="00851B4A">
      <w:pPr>
        <w:pStyle w:val="Style3"/>
        <w:numPr>
          <w:ilvl w:val="0"/>
          <w:numId w:val="19"/>
        </w:numPr>
        <w:rPr>
          <w:sz w:val="20"/>
          <w:szCs w:val="20"/>
        </w:rPr>
      </w:pPr>
      <w:r w:rsidRPr="00C63AE3">
        <w:rPr>
          <w:sz w:val="20"/>
          <w:szCs w:val="20"/>
        </w:rPr>
        <w:t>Click on My CB Work Queue</w:t>
      </w:r>
    </w:p>
    <w:p w14:paraId="29313136" w14:textId="77777777" w:rsidR="00851B4A" w:rsidRPr="00C63AE3" w:rsidRDefault="00851B4A" w:rsidP="00851B4A">
      <w:pPr>
        <w:pStyle w:val="Style3"/>
        <w:ind w:left="1440"/>
        <w:rPr>
          <w:sz w:val="20"/>
          <w:szCs w:val="20"/>
        </w:rPr>
      </w:pPr>
    </w:p>
    <w:p w14:paraId="633178CC" w14:textId="7ACF171C" w:rsidR="00C63AE3" w:rsidRPr="00C63AE3" w:rsidRDefault="009B6012" w:rsidP="00C63AE3">
      <w:pPr>
        <w:pStyle w:val="Style3"/>
        <w:ind w:left="390"/>
        <w:rPr>
          <w:sz w:val="20"/>
          <w:szCs w:val="20"/>
        </w:rPr>
      </w:pPr>
      <w:r>
        <w:rPr>
          <w:noProof/>
        </w:rPr>
        <mc:AlternateContent>
          <mc:Choice Requires="wps">
            <w:drawing>
              <wp:anchor distT="0" distB="0" distL="114300" distR="114300" simplePos="0" relativeHeight="251659264" behindDoc="0" locked="0" layoutInCell="1" allowOverlap="1" wp14:anchorId="766BC27A" wp14:editId="5F0C6D6F">
                <wp:simplePos x="0" y="0"/>
                <wp:positionH relativeFrom="column">
                  <wp:posOffset>1485900</wp:posOffset>
                </wp:positionH>
                <wp:positionV relativeFrom="paragraph">
                  <wp:posOffset>777240</wp:posOffset>
                </wp:positionV>
                <wp:extent cx="875030" cy="198755"/>
                <wp:effectExtent l="19050" t="19050" r="127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030" cy="19875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675F6" id="Rectangle 4" o:spid="_x0000_s1026" style="position:absolute;margin-left:117pt;margin-top:61.2pt;width:68.9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" filled="f" strokecolor="red" strokeweight="2.25pt"/>
            </w:pict>
          </mc:Fallback>
        </mc:AlternateContent>
      </w:r>
      <w:r w:rsidR="00851B4A">
        <w:rPr>
          <w:sz w:val="20"/>
          <w:szCs w:val="20"/>
        </w:rPr>
        <w:tab/>
      </w:r>
      <w:r w:rsidR="00190749">
        <w:rPr>
          <w:sz w:val="20"/>
          <w:szCs w:val="20"/>
        </w:rPr>
        <w:t xml:space="preserve">      </w:t>
      </w:r>
      <w:r w:rsidRPr="003B37BC">
        <w:rPr>
          <w:rFonts w:cs="Arial"/>
          <w:noProof/>
          <w:sz w:val="20"/>
          <w:szCs w:val="20"/>
        </w:rPr>
        <w:drawing>
          <wp:inline distT="0" distB="0" distL="0" distR="0" wp14:anchorId="6B1981BD" wp14:editId="2075A88D">
            <wp:extent cx="5124450" cy="2505075"/>
            <wp:effectExtent l="19050" t="19050" r="0"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4450" cy="2505075"/>
                    </a:xfrm>
                    <a:prstGeom prst="rect">
                      <a:avLst/>
                    </a:prstGeom>
                    <a:noFill/>
                    <a:ln w="6350" cmpd="sng">
                      <a:solidFill>
                        <a:srgbClr val="000000"/>
                      </a:solidFill>
                      <a:miter lim="800000"/>
                      <a:headEnd/>
                      <a:tailEnd/>
                    </a:ln>
                    <a:effectLst/>
                  </pic:spPr>
                </pic:pic>
              </a:graphicData>
            </a:graphic>
          </wp:inline>
        </w:drawing>
      </w:r>
    </w:p>
    <w:p w14:paraId="7BF40688" w14:textId="77777777" w:rsidR="00C63AE3" w:rsidRPr="00C63AE3" w:rsidRDefault="00C63AE3" w:rsidP="00C63AE3">
      <w:pPr>
        <w:pStyle w:val="Style3"/>
        <w:ind w:left="390"/>
        <w:rPr>
          <w:sz w:val="20"/>
          <w:szCs w:val="20"/>
        </w:rPr>
      </w:pPr>
      <w:r w:rsidRPr="00C63AE3">
        <w:rPr>
          <w:sz w:val="20"/>
          <w:szCs w:val="20"/>
        </w:rPr>
        <w:t xml:space="preserve"> </w:t>
      </w:r>
    </w:p>
    <w:p w14:paraId="5BAB9574" w14:textId="77777777" w:rsidR="00C63AE3" w:rsidRPr="00C63AE3" w:rsidRDefault="00C63AE3" w:rsidP="00C63AE3">
      <w:pPr>
        <w:pStyle w:val="Style3"/>
        <w:ind w:left="390"/>
        <w:rPr>
          <w:sz w:val="20"/>
          <w:szCs w:val="20"/>
        </w:rPr>
      </w:pPr>
    </w:p>
    <w:p w14:paraId="60915B54" w14:textId="542CEE2E" w:rsidR="00C63AE3" w:rsidRDefault="00C63AE3" w:rsidP="00851B4A">
      <w:pPr>
        <w:pStyle w:val="Style3"/>
        <w:numPr>
          <w:ilvl w:val="0"/>
          <w:numId w:val="19"/>
        </w:numPr>
        <w:rPr>
          <w:sz w:val="20"/>
          <w:szCs w:val="20"/>
        </w:rPr>
      </w:pPr>
      <w:r w:rsidRPr="00C63AE3">
        <w:rPr>
          <w:sz w:val="20"/>
          <w:szCs w:val="20"/>
        </w:rPr>
        <w:t>Select Aging Details to view the customer chargeback</w:t>
      </w:r>
    </w:p>
    <w:p w14:paraId="5ABA4CAD" w14:textId="77777777" w:rsidR="00851B4A" w:rsidRDefault="00851B4A" w:rsidP="00851B4A">
      <w:pPr>
        <w:pStyle w:val="Style3"/>
        <w:ind w:left="1440"/>
        <w:rPr>
          <w:sz w:val="20"/>
          <w:szCs w:val="20"/>
        </w:rPr>
      </w:pPr>
    </w:p>
    <w:p w14:paraId="45D3C35A" w14:textId="49163BF1" w:rsidR="00C63AE3" w:rsidRPr="00C63AE3" w:rsidRDefault="009B6012" w:rsidP="00190749">
      <w:pPr>
        <w:pStyle w:val="Style3"/>
        <w:rPr>
          <w:sz w:val="20"/>
          <w:szCs w:val="20"/>
        </w:rPr>
      </w:pPr>
      <w:r>
        <w:rPr>
          <w:noProof/>
        </w:rPr>
        <mc:AlternateContent>
          <mc:Choice Requires="wps">
            <w:drawing>
              <wp:anchor distT="0" distB="0" distL="114300" distR="114300" simplePos="0" relativeHeight="251661312" behindDoc="0" locked="0" layoutInCell="1" allowOverlap="1" wp14:anchorId="5ABAB6BC" wp14:editId="12AE7048">
                <wp:simplePos x="0" y="0"/>
                <wp:positionH relativeFrom="column">
                  <wp:posOffset>1562100</wp:posOffset>
                </wp:positionH>
                <wp:positionV relativeFrom="paragraph">
                  <wp:posOffset>810260</wp:posOffset>
                </wp:positionV>
                <wp:extent cx="677545" cy="198755"/>
                <wp:effectExtent l="19050" t="19050" r="8255"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9875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EB905" id="Rectangle 5" o:spid="_x0000_s1026" style="position:absolute;margin-left:123pt;margin-top:63.8pt;width:53.3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" filled="f" strokecolor="red" strokeweight="2.25pt"/>
            </w:pict>
          </mc:Fallback>
        </mc:AlternateContent>
      </w:r>
      <w:r w:rsidR="00190749">
        <w:rPr>
          <w:sz w:val="20"/>
          <w:szCs w:val="20"/>
        </w:rPr>
        <w:t xml:space="preserve">   </w:t>
      </w:r>
      <w:r w:rsidRPr="003B37BC">
        <w:rPr>
          <w:rFonts w:cs="Arial"/>
          <w:noProof/>
          <w:sz w:val="20"/>
          <w:szCs w:val="20"/>
        </w:rPr>
        <w:drawing>
          <wp:inline distT="0" distB="0" distL="0" distR="0" wp14:anchorId="07415838" wp14:editId="26387ABC">
            <wp:extent cx="5133975" cy="1323975"/>
            <wp:effectExtent l="19050" t="19050" r="9525" b="952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3975" cy="1323975"/>
                    </a:xfrm>
                    <a:prstGeom prst="rect">
                      <a:avLst/>
                    </a:prstGeom>
                    <a:noFill/>
                    <a:ln w="6350" cmpd="sng">
                      <a:solidFill>
                        <a:srgbClr val="000000"/>
                      </a:solidFill>
                      <a:miter lim="800000"/>
                      <a:headEnd/>
                      <a:tailEnd/>
                    </a:ln>
                    <a:effectLst/>
                  </pic:spPr>
                </pic:pic>
              </a:graphicData>
            </a:graphic>
          </wp:inline>
        </w:drawing>
      </w:r>
    </w:p>
    <w:p w14:paraId="67FA400A" w14:textId="77777777" w:rsidR="00C63AE3" w:rsidRPr="00C63AE3" w:rsidRDefault="00C63AE3" w:rsidP="00C63AE3">
      <w:pPr>
        <w:pStyle w:val="Style3"/>
        <w:ind w:left="390"/>
        <w:rPr>
          <w:sz w:val="20"/>
          <w:szCs w:val="20"/>
        </w:rPr>
      </w:pPr>
    </w:p>
    <w:p w14:paraId="0677B280" w14:textId="31E0DEAE" w:rsidR="00C63AE3" w:rsidRDefault="00C63AE3" w:rsidP="00636E87">
      <w:pPr>
        <w:pStyle w:val="Style3"/>
        <w:numPr>
          <w:ilvl w:val="0"/>
          <w:numId w:val="19"/>
        </w:numPr>
        <w:rPr>
          <w:sz w:val="20"/>
          <w:szCs w:val="20"/>
        </w:rPr>
      </w:pPr>
      <w:r w:rsidRPr="00C63AE3">
        <w:rPr>
          <w:sz w:val="20"/>
          <w:szCs w:val="20"/>
        </w:rPr>
        <w:t>Click on the sequence Number to start working on each dispute</w:t>
      </w:r>
    </w:p>
    <w:p w14:paraId="3555A67D" w14:textId="21135448" w:rsidR="00636E87" w:rsidRPr="00C63AE3" w:rsidRDefault="00190749" w:rsidP="00190749">
      <w:pPr>
        <w:pStyle w:val="Style3"/>
        <w:rPr>
          <w:sz w:val="20"/>
          <w:szCs w:val="20"/>
        </w:rPr>
      </w:pPr>
      <w:r>
        <w:rPr>
          <w:sz w:val="20"/>
          <w:szCs w:val="20"/>
        </w:rPr>
        <w:lastRenderedPageBreak/>
        <w:t xml:space="preserve">   </w:t>
      </w:r>
      <w:r w:rsidR="009B6012" w:rsidRPr="003B37BC">
        <w:rPr>
          <w:rFonts w:cs="Arial"/>
          <w:noProof/>
          <w:sz w:val="20"/>
          <w:szCs w:val="20"/>
        </w:rPr>
        <w:drawing>
          <wp:inline distT="0" distB="0" distL="0" distR="0" wp14:anchorId="62443D74" wp14:editId="5488D9AB">
            <wp:extent cx="5257800" cy="2524125"/>
            <wp:effectExtent l="19050" t="19050" r="0" b="9525"/>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524125"/>
                    </a:xfrm>
                    <a:prstGeom prst="rect">
                      <a:avLst/>
                    </a:prstGeom>
                    <a:noFill/>
                    <a:ln w="6350" cmpd="sng">
                      <a:solidFill>
                        <a:srgbClr val="000000"/>
                      </a:solidFill>
                      <a:miter lim="800000"/>
                      <a:headEnd/>
                      <a:tailEnd/>
                    </a:ln>
                    <a:effectLst/>
                  </pic:spPr>
                </pic:pic>
              </a:graphicData>
            </a:graphic>
          </wp:inline>
        </w:drawing>
      </w:r>
    </w:p>
    <w:p w14:paraId="5EB566B0" w14:textId="793BAC40" w:rsidR="00C63AE3" w:rsidRPr="00C63AE3" w:rsidRDefault="00C63AE3" w:rsidP="00636E87">
      <w:pPr>
        <w:pStyle w:val="Style3"/>
        <w:ind w:left="0"/>
        <w:rPr>
          <w:sz w:val="20"/>
          <w:szCs w:val="20"/>
        </w:rPr>
      </w:pPr>
    </w:p>
    <w:p w14:paraId="6898CE49" w14:textId="7F651C35" w:rsidR="00036D9F" w:rsidRPr="0073760D" w:rsidRDefault="00C63AE3" w:rsidP="0073760D">
      <w:pPr>
        <w:pStyle w:val="Style3"/>
        <w:numPr>
          <w:ilvl w:val="0"/>
          <w:numId w:val="19"/>
        </w:numPr>
        <w:rPr>
          <w:sz w:val="20"/>
          <w:szCs w:val="20"/>
        </w:rPr>
      </w:pPr>
      <w:r w:rsidRPr="00C63AE3">
        <w:rPr>
          <w:sz w:val="20"/>
          <w:szCs w:val="20"/>
        </w:rPr>
        <w:t>Review the reason for the dispute</w:t>
      </w:r>
      <w:r w:rsidR="00EF29A4">
        <w:rPr>
          <w:sz w:val="20"/>
          <w:szCs w:val="20"/>
        </w:rPr>
        <w:t xml:space="preserve"> to decide the steps that you will follow below</w:t>
      </w:r>
    </w:p>
    <w:p w14:paraId="5F84590E" w14:textId="19A743D0" w:rsidR="00220295" w:rsidRDefault="003E680F" w:rsidP="00036D9F">
      <w:pPr>
        <w:pStyle w:val="Style2"/>
      </w:pPr>
      <w:bookmarkStart w:id="25" w:name="_Toc14867719"/>
      <w:r>
        <w:t>Documentation to Research/Provide Depending on Reason for Dispute</w:t>
      </w:r>
      <w:bookmarkEnd w:id="25"/>
    </w:p>
    <w:p w14:paraId="40E14121" w14:textId="0326571E" w:rsidR="003E680F" w:rsidRPr="003E680F" w:rsidRDefault="003E680F" w:rsidP="003E680F">
      <w:pPr>
        <w:pStyle w:val="Style3"/>
        <w:rPr>
          <w:sz w:val="20"/>
          <w:szCs w:val="20"/>
        </w:rPr>
      </w:pPr>
      <w:r w:rsidRPr="003E680F">
        <w:rPr>
          <w:sz w:val="20"/>
          <w:szCs w:val="20"/>
        </w:rPr>
        <w:t xml:space="preserve">There are multiple reasons that a cardholder may dispute a transaction.  The following below sections should be followed depending on the reason.  Here are some of the </w:t>
      </w:r>
      <w:ins w:id="26" w:author="Villalta, Christine" w:date="2018-08-20T11:08:00Z">
        <w:r w:rsidR="006C1EC4">
          <w:rPr>
            <w:sz w:val="20"/>
            <w:szCs w:val="20"/>
          </w:rPr>
          <w:t>common</w:t>
        </w:r>
      </w:ins>
      <w:del w:id="27" w:author="Villalta, Christine" w:date="2018-08-20T11:08:00Z">
        <w:r w:rsidRPr="003E680F" w:rsidDel="006C1EC4">
          <w:rPr>
            <w:sz w:val="20"/>
            <w:szCs w:val="20"/>
          </w:rPr>
          <w:delText>main</w:delText>
        </w:r>
      </w:del>
      <w:r w:rsidRPr="003E680F">
        <w:rPr>
          <w:sz w:val="20"/>
          <w:szCs w:val="20"/>
        </w:rPr>
        <w:t xml:space="preserve"> reasons for disputes and the section that should be followed to provide the correct documentation to Paymentech</w:t>
      </w:r>
      <w:r w:rsidR="00EF29A4">
        <w:rPr>
          <w:sz w:val="20"/>
          <w:szCs w:val="20"/>
        </w:rPr>
        <w:t xml:space="preserve"> (these are not all of the reasons so, if it is not listed here, you will need to determine the correct action to take)</w:t>
      </w:r>
      <w:r w:rsidRPr="003E680F">
        <w:rPr>
          <w:sz w:val="20"/>
          <w:szCs w:val="20"/>
        </w:rPr>
        <w:t>:</w:t>
      </w:r>
    </w:p>
    <w:p w14:paraId="54FEEA9F" w14:textId="19686E72" w:rsidR="003E680F" w:rsidRDefault="003E680F" w:rsidP="003E680F">
      <w:pPr>
        <w:pStyle w:val="Style3"/>
        <w:numPr>
          <w:ilvl w:val="0"/>
          <w:numId w:val="30"/>
        </w:numPr>
        <w:rPr>
          <w:sz w:val="20"/>
          <w:szCs w:val="20"/>
        </w:rPr>
      </w:pPr>
      <w:r w:rsidRPr="003E680F">
        <w:rPr>
          <w:sz w:val="20"/>
          <w:szCs w:val="20"/>
        </w:rPr>
        <w:t xml:space="preserve">Credit/Refund not </w:t>
      </w:r>
      <w:ins w:id="28" w:author="Villalta, Christine" w:date="2018-08-20T10:49:00Z">
        <w:r>
          <w:rPr>
            <w:sz w:val="20"/>
            <w:szCs w:val="20"/>
          </w:rPr>
          <w:t>P</w:t>
        </w:r>
      </w:ins>
      <w:del w:id="29" w:author="Villalta, Christine" w:date="2018-08-20T10:49:00Z">
        <w:r w:rsidRPr="003E680F" w:rsidDel="003E680F">
          <w:rPr>
            <w:sz w:val="20"/>
            <w:szCs w:val="20"/>
          </w:rPr>
          <w:delText>p</w:delText>
        </w:r>
      </w:del>
      <w:r w:rsidRPr="003E680F">
        <w:rPr>
          <w:sz w:val="20"/>
          <w:szCs w:val="20"/>
        </w:rPr>
        <w:t>rocessed</w:t>
      </w:r>
      <w:r w:rsidR="0029096B">
        <w:rPr>
          <w:sz w:val="20"/>
          <w:szCs w:val="20"/>
        </w:rPr>
        <w:t xml:space="preserve"> </w:t>
      </w:r>
      <w:r w:rsidRPr="003E680F">
        <w:rPr>
          <w:sz w:val="20"/>
          <w:szCs w:val="20"/>
        </w:rPr>
        <w:t xml:space="preserve">– </w:t>
      </w:r>
      <w:r w:rsidR="00EF29A4">
        <w:rPr>
          <w:sz w:val="20"/>
          <w:szCs w:val="20"/>
        </w:rPr>
        <w:t>T</w:t>
      </w:r>
      <w:r w:rsidRPr="003E680F">
        <w:rPr>
          <w:sz w:val="20"/>
          <w:szCs w:val="20"/>
        </w:rPr>
        <w:t xml:space="preserve">he </w:t>
      </w:r>
      <w:r w:rsidR="00EF29A4">
        <w:rPr>
          <w:sz w:val="20"/>
          <w:szCs w:val="20"/>
        </w:rPr>
        <w:t>cardholder</w:t>
      </w:r>
      <w:r w:rsidRPr="003E680F">
        <w:rPr>
          <w:sz w:val="20"/>
          <w:szCs w:val="20"/>
        </w:rPr>
        <w:t xml:space="preserve"> is stating that they are owed a refund by us but did not receive it.  You should follow section 4.2.1 Refund Processed / Refund not Owed Documentation</w:t>
      </w:r>
      <w:r w:rsidR="00EF29A4">
        <w:rPr>
          <w:sz w:val="20"/>
          <w:szCs w:val="20"/>
        </w:rPr>
        <w:t>.</w:t>
      </w:r>
    </w:p>
    <w:p w14:paraId="1EFBF2E7" w14:textId="029F5791" w:rsidR="00EF29A4" w:rsidRDefault="00EF29A4" w:rsidP="003E680F">
      <w:pPr>
        <w:pStyle w:val="Style3"/>
        <w:numPr>
          <w:ilvl w:val="0"/>
          <w:numId w:val="30"/>
        </w:numPr>
        <w:rPr>
          <w:ins w:id="30" w:author="Villalta, Christine" w:date="2018-08-20T10:50:00Z"/>
          <w:sz w:val="20"/>
          <w:szCs w:val="20"/>
        </w:rPr>
      </w:pPr>
      <w:r>
        <w:rPr>
          <w:sz w:val="20"/>
          <w:szCs w:val="20"/>
        </w:rPr>
        <w:t>Duplicate Processing – The cardholder is stating they were charged multiple times but should not have been and are owed a refund.  You should follow section 4.2.2 Duplicate Processing.</w:t>
      </w:r>
    </w:p>
    <w:p w14:paraId="7BEE69AD" w14:textId="301C1960" w:rsidR="003E680F" w:rsidRDefault="003E680F" w:rsidP="003E680F">
      <w:pPr>
        <w:pStyle w:val="Style3"/>
        <w:numPr>
          <w:ilvl w:val="0"/>
          <w:numId w:val="30"/>
        </w:numPr>
        <w:rPr>
          <w:ins w:id="31" w:author="Villalta, Christine" w:date="2018-08-20T10:55:00Z"/>
          <w:sz w:val="20"/>
          <w:szCs w:val="20"/>
        </w:rPr>
      </w:pPr>
      <w:ins w:id="32" w:author="Villalta, Christine" w:date="2018-08-20T10:50:00Z">
        <w:r>
          <w:rPr>
            <w:sz w:val="20"/>
            <w:szCs w:val="20"/>
          </w:rPr>
          <w:t>Fraud Transa</w:t>
        </w:r>
      </w:ins>
      <w:ins w:id="33" w:author="Villalta, Christine" w:date="2018-08-20T10:55:00Z">
        <w:r w:rsidR="00A60410">
          <w:rPr>
            <w:sz w:val="20"/>
            <w:szCs w:val="20"/>
          </w:rPr>
          <w:t>c</w:t>
        </w:r>
      </w:ins>
      <w:ins w:id="34" w:author="Villalta, Christine" w:date="2018-08-20T10:50:00Z">
        <w:r>
          <w:rPr>
            <w:sz w:val="20"/>
            <w:szCs w:val="20"/>
          </w:rPr>
          <w:t>tion</w:t>
        </w:r>
      </w:ins>
      <w:r w:rsidR="0029096B">
        <w:rPr>
          <w:sz w:val="20"/>
          <w:szCs w:val="20"/>
        </w:rPr>
        <w:t>/No Cardholder Authorization</w:t>
      </w:r>
      <w:ins w:id="35" w:author="Villalta, Christine" w:date="2018-08-20T10:50:00Z">
        <w:r>
          <w:rPr>
            <w:sz w:val="20"/>
            <w:szCs w:val="20"/>
          </w:rPr>
          <w:t xml:space="preserve"> – </w:t>
        </w:r>
      </w:ins>
      <w:r w:rsidR="00EF29A4">
        <w:rPr>
          <w:sz w:val="20"/>
          <w:szCs w:val="20"/>
        </w:rPr>
        <w:t>T</w:t>
      </w:r>
      <w:ins w:id="36" w:author="Villalta, Christine" w:date="2018-08-20T10:50:00Z">
        <w:r>
          <w:rPr>
            <w:sz w:val="20"/>
            <w:szCs w:val="20"/>
          </w:rPr>
          <w:t>he cardholder is stating that they did not authorize/participate in the transaction.  You should follow section</w:t>
        </w:r>
      </w:ins>
      <w:ins w:id="37" w:author="Villalta, Christine" w:date="2018-08-20T10:54:00Z">
        <w:r w:rsidR="00A60410">
          <w:rPr>
            <w:sz w:val="20"/>
            <w:szCs w:val="20"/>
          </w:rPr>
          <w:t>s 4.2.</w:t>
        </w:r>
      </w:ins>
      <w:r w:rsidR="00EF29A4">
        <w:rPr>
          <w:sz w:val="20"/>
          <w:szCs w:val="20"/>
        </w:rPr>
        <w:t>3</w:t>
      </w:r>
      <w:ins w:id="38" w:author="Villalta, Christine" w:date="2018-08-20T10:54:00Z">
        <w:r w:rsidR="00A60410">
          <w:rPr>
            <w:sz w:val="20"/>
            <w:szCs w:val="20"/>
          </w:rPr>
          <w:t xml:space="preserve"> and 4.2.</w:t>
        </w:r>
      </w:ins>
      <w:r w:rsidR="00EF29A4">
        <w:rPr>
          <w:sz w:val="20"/>
          <w:szCs w:val="20"/>
        </w:rPr>
        <w:t>4</w:t>
      </w:r>
      <w:ins w:id="39" w:author="Villalta, Christine" w:date="2018-08-20T10:54:00Z">
        <w:r w:rsidR="00A60410">
          <w:rPr>
            <w:sz w:val="20"/>
            <w:szCs w:val="20"/>
          </w:rPr>
          <w:t xml:space="preserve"> for online</w:t>
        </w:r>
      </w:ins>
      <w:ins w:id="40" w:author="Villalta, Christine" w:date="2018-08-20T10:55:00Z">
        <w:r w:rsidR="00A60410">
          <w:rPr>
            <w:sz w:val="20"/>
            <w:szCs w:val="20"/>
          </w:rPr>
          <w:t xml:space="preserve"> subscriptions and physical product.  You should also follow section 4.2.</w:t>
        </w:r>
      </w:ins>
      <w:r w:rsidR="00EF29A4">
        <w:rPr>
          <w:sz w:val="20"/>
          <w:szCs w:val="20"/>
        </w:rPr>
        <w:t>5</w:t>
      </w:r>
      <w:ins w:id="41" w:author="Villalta, Christine" w:date="2018-08-20T10:55:00Z">
        <w:r w:rsidR="00A60410">
          <w:rPr>
            <w:sz w:val="20"/>
            <w:szCs w:val="20"/>
          </w:rPr>
          <w:t xml:space="preserve"> if it is a physical product.</w:t>
        </w:r>
      </w:ins>
    </w:p>
    <w:p w14:paraId="168F57AC" w14:textId="29125B52" w:rsidR="00A60410" w:rsidRPr="003E680F" w:rsidRDefault="0029096B" w:rsidP="00A60410">
      <w:pPr>
        <w:pStyle w:val="Style3"/>
        <w:numPr>
          <w:ilvl w:val="0"/>
          <w:numId w:val="30"/>
        </w:numPr>
        <w:rPr>
          <w:ins w:id="42" w:author="Villalta, Christine" w:date="2018-08-20T10:55:00Z"/>
          <w:sz w:val="20"/>
          <w:szCs w:val="20"/>
        </w:rPr>
      </w:pPr>
      <w:r>
        <w:rPr>
          <w:sz w:val="20"/>
          <w:szCs w:val="20"/>
        </w:rPr>
        <w:t>Services not Rendered/</w:t>
      </w:r>
      <w:ins w:id="43" w:author="Villalta, Christine" w:date="2018-08-20T10:56:00Z">
        <w:r w:rsidR="00A60410">
          <w:rPr>
            <w:sz w:val="20"/>
            <w:szCs w:val="20"/>
          </w:rPr>
          <w:t xml:space="preserve">Merchandise not Received – </w:t>
        </w:r>
      </w:ins>
      <w:r w:rsidR="00EF29A4">
        <w:rPr>
          <w:sz w:val="20"/>
          <w:szCs w:val="20"/>
        </w:rPr>
        <w:t>T</w:t>
      </w:r>
      <w:ins w:id="44" w:author="Villalta, Christine" w:date="2018-08-20T10:56:00Z">
        <w:r w:rsidR="00A60410">
          <w:rPr>
            <w:sz w:val="20"/>
            <w:szCs w:val="20"/>
          </w:rPr>
          <w:t>he cardholder is stating they never received the merchandise they ordered</w:t>
        </w:r>
      </w:ins>
      <w:ins w:id="45" w:author="Villalta, Christine" w:date="2018-08-20T10:55:00Z">
        <w:r w:rsidR="00A60410">
          <w:rPr>
            <w:sz w:val="20"/>
            <w:szCs w:val="20"/>
          </w:rPr>
          <w:t>.  You should follow sections 4.2.</w:t>
        </w:r>
      </w:ins>
      <w:r w:rsidR="00EF29A4">
        <w:rPr>
          <w:sz w:val="20"/>
          <w:szCs w:val="20"/>
        </w:rPr>
        <w:t>3</w:t>
      </w:r>
      <w:ins w:id="46" w:author="Villalta, Christine" w:date="2018-08-20T10:55:00Z">
        <w:r w:rsidR="00A60410">
          <w:rPr>
            <w:sz w:val="20"/>
            <w:szCs w:val="20"/>
          </w:rPr>
          <w:t xml:space="preserve"> and 4.2.</w:t>
        </w:r>
      </w:ins>
      <w:r w:rsidR="00EF29A4">
        <w:rPr>
          <w:sz w:val="20"/>
          <w:szCs w:val="20"/>
        </w:rPr>
        <w:t>4</w:t>
      </w:r>
      <w:ins w:id="47" w:author="Villalta, Christine" w:date="2018-08-20T10:55:00Z">
        <w:r w:rsidR="00A60410">
          <w:rPr>
            <w:sz w:val="20"/>
            <w:szCs w:val="20"/>
          </w:rPr>
          <w:t xml:space="preserve"> for online subscriptions and physical product.  You should also follow section 4.2.</w:t>
        </w:r>
      </w:ins>
      <w:r w:rsidR="00EF29A4">
        <w:rPr>
          <w:sz w:val="20"/>
          <w:szCs w:val="20"/>
        </w:rPr>
        <w:t>5</w:t>
      </w:r>
      <w:ins w:id="48" w:author="Villalta, Christine" w:date="2018-08-20T10:55:00Z">
        <w:r w:rsidR="00A60410">
          <w:rPr>
            <w:sz w:val="20"/>
            <w:szCs w:val="20"/>
          </w:rPr>
          <w:t xml:space="preserve"> if it is a physical product.</w:t>
        </w:r>
      </w:ins>
    </w:p>
    <w:p w14:paraId="753F4036" w14:textId="77777777" w:rsidR="00A60410" w:rsidRPr="003E680F" w:rsidRDefault="00A60410">
      <w:pPr>
        <w:pStyle w:val="Style3"/>
        <w:ind w:left="1260"/>
        <w:rPr>
          <w:sz w:val="20"/>
          <w:szCs w:val="20"/>
        </w:rPr>
        <w:pPrChange w:id="49" w:author="Villalta, Christine" w:date="2018-08-20T10:56:00Z">
          <w:pPr>
            <w:pStyle w:val="Style3"/>
            <w:numPr>
              <w:numId w:val="30"/>
            </w:numPr>
            <w:ind w:left="1260" w:hanging="360"/>
          </w:pPr>
        </w:pPrChange>
      </w:pPr>
    </w:p>
    <w:p w14:paraId="6C3C8019" w14:textId="2CCF736D" w:rsidR="00036D9F" w:rsidRPr="003E680F" w:rsidRDefault="00036D9F" w:rsidP="00220295">
      <w:pPr>
        <w:pStyle w:val="Style4"/>
        <w:rPr>
          <w:b/>
          <w:rPrChange w:id="50" w:author="Villalta, Christine" w:date="2018-08-20T10:51:00Z">
            <w:rPr/>
          </w:rPrChange>
        </w:rPr>
      </w:pPr>
      <w:r w:rsidRPr="003E680F">
        <w:rPr>
          <w:b/>
          <w:rPrChange w:id="51" w:author="Villalta, Christine" w:date="2018-08-20T10:51:00Z">
            <w:rPr/>
          </w:rPrChange>
        </w:rPr>
        <w:t>Refund Processed</w:t>
      </w:r>
      <w:r w:rsidR="00A4174C" w:rsidRPr="003E680F">
        <w:rPr>
          <w:b/>
          <w:rPrChange w:id="52" w:author="Villalta, Christine" w:date="2018-08-20T10:51:00Z">
            <w:rPr/>
          </w:rPrChange>
        </w:rPr>
        <w:t xml:space="preserve"> / Refund not Owed </w:t>
      </w:r>
      <w:r w:rsidRPr="003E680F">
        <w:rPr>
          <w:b/>
          <w:rPrChange w:id="53" w:author="Villalta, Christine" w:date="2018-08-20T10:51:00Z">
            <w:rPr/>
          </w:rPrChange>
        </w:rPr>
        <w:t>Documentation (</w:t>
      </w:r>
      <w:ins w:id="54" w:author="Villalta, Christine" w:date="2018-08-20T10:52:00Z">
        <w:r w:rsidR="003E680F">
          <w:rPr>
            <w:b/>
          </w:rPr>
          <w:t xml:space="preserve">Research in </w:t>
        </w:r>
      </w:ins>
      <w:r w:rsidRPr="003E680F">
        <w:rPr>
          <w:b/>
          <w:rPrChange w:id="55" w:author="Villalta, Christine" w:date="2018-08-20T10:51:00Z">
            <w:rPr/>
          </w:rPrChange>
        </w:rPr>
        <w:t>Paymentech)</w:t>
      </w:r>
    </w:p>
    <w:p w14:paraId="680B2DAD" w14:textId="0748CEBE" w:rsidR="00036D9F" w:rsidRDefault="00036D9F">
      <w:pPr>
        <w:pStyle w:val="Style3"/>
        <w:ind w:left="1224"/>
        <w:rPr>
          <w:sz w:val="20"/>
          <w:szCs w:val="20"/>
        </w:rPr>
        <w:pPrChange w:id="56" w:author="Villalta, Christine" w:date="2018-08-20T10:57:00Z">
          <w:pPr>
            <w:pStyle w:val="Style3"/>
            <w:ind w:left="720"/>
          </w:pPr>
        </w:pPrChange>
      </w:pPr>
      <w:r>
        <w:rPr>
          <w:sz w:val="20"/>
          <w:szCs w:val="20"/>
        </w:rPr>
        <w:t>If a customer is claiming that we did not issue a refund, we will need to look up the transaction history (this can be done in Paymentech or Orbital).  The following steps are to look up the transaction history in Paymentech</w:t>
      </w:r>
      <w:ins w:id="57" w:author="Villalta, Christine" w:date="2018-08-20T11:01:00Z">
        <w:r w:rsidR="00A60410">
          <w:rPr>
            <w:sz w:val="20"/>
            <w:szCs w:val="20"/>
          </w:rPr>
          <w:t xml:space="preserve"> </w:t>
        </w:r>
        <w:r w:rsidR="00A60410" w:rsidRPr="00747B42">
          <w:rPr>
            <w:b/>
            <w:sz w:val="20"/>
            <w:szCs w:val="20"/>
            <w:rPrChange w:id="58" w:author="Villalta, Christine" w:date="2018-08-20T11:24:00Z">
              <w:rPr>
                <w:sz w:val="20"/>
                <w:szCs w:val="20"/>
              </w:rPr>
            </w:rPrChange>
          </w:rPr>
          <w:t>and should only be done if the cardholder is stating they are owed a refund</w:t>
        </w:r>
      </w:ins>
      <w:r>
        <w:rPr>
          <w:sz w:val="20"/>
          <w:szCs w:val="20"/>
        </w:rPr>
        <w:t>:</w:t>
      </w:r>
    </w:p>
    <w:p w14:paraId="0FE42396" w14:textId="683A5DCD"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In Paymentech, click on Transaction History</w:t>
      </w:r>
    </w:p>
    <w:p w14:paraId="222D7A69" w14:textId="5D662EF7"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Enter the Merchant Order # from the chargeback detail into the Merchant Order # field</w:t>
      </w:r>
    </w:p>
    <w:p w14:paraId="3424AAF3" w14:textId="7CF42B31" w:rsidR="00036D9F" w:rsidRDefault="00036D9F" w:rsidP="00036D9F">
      <w:pPr>
        <w:pStyle w:val="ListParagraph"/>
        <w:numPr>
          <w:ilvl w:val="0"/>
          <w:numId w:val="20"/>
        </w:numPr>
        <w:rPr>
          <w:rFonts w:ascii="Arial" w:hAnsi="Arial" w:cs="Arial"/>
          <w:sz w:val="20"/>
          <w:szCs w:val="20"/>
        </w:rPr>
      </w:pPr>
      <w:r>
        <w:rPr>
          <w:rFonts w:ascii="Arial" w:hAnsi="Arial" w:cs="Arial"/>
          <w:sz w:val="20"/>
          <w:szCs w:val="20"/>
        </w:rPr>
        <w:t>Click Search</w:t>
      </w:r>
    </w:p>
    <w:p w14:paraId="3E29E03A" w14:textId="77777777" w:rsidR="00036D9F" w:rsidRDefault="00036D9F" w:rsidP="00036D9F">
      <w:pPr>
        <w:pStyle w:val="ListParagraph"/>
        <w:ind w:left="1080"/>
        <w:rPr>
          <w:rFonts w:ascii="Arial" w:hAnsi="Arial" w:cs="Arial"/>
          <w:sz w:val="20"/>
          <w:szCs w:val="20"/>
        </w:rPr>
      </w:pPr>
    </w:p>
    <w:p w14:paraId="05697E0B" w14:textId="678BDA6C" w:rsidR="00036D9F" w:rsidRDefault="00036D9F" w:rsidP="00036D9F">
      <w:pPr>
        <w:pStyle w:val="ListParagraph"/>
        <w:ind w:left="1080"/>
        <w:rPr>
          <w:rFonts w:ascii="Arial" w:hAnsi="Arial" w:cs="Arial"/>
          <w:sz w:val="20"/>
          <w:szCs w:val="20"/>
        </w:rPr>
      </w:pPr>
      <w:r>
        <w:rPr>
          <w:noProof/>
        </w:rPr>
        <w:lastRenderedPageBreak/>
        <w:drawing>
          <wp:inline distT="0" distB="0" distL="0" distR="0" wp14:anchorId="2530141A" wp14:editId="1CA4E50F">
            <wp:extent cx="6019800" cy="2732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3681" cy="2743040"/>
                    </a:xfrm>
                    <a:prstGeom prst="rect">
                      <a:avLst/>
                    </a:prstGeom>
                  </pic:spPr>
                </pic:pic>
              </a:graphicData>
            </a:graphic>
          </wp:inline>
        </w:drawing>
      </w:r>
    </w:p>
    <w:p w14:paraId="7B475AC4" w14:textId="77777777" w:rsidR="00036D9F" w:rsidRPr="00A55ED5" w:rsidRDefault="00036D9F" w:rsidP="00036D9F">
      <w:pPr>
        <w:pStyle w:val="ListParagraph"/>
        <w:ind w:left="1080"/>
        <w:rPr>
          <w:rFonts w:ascii="Arial" w:hAnsi="Arial" w:cs="Arial"/>
          <w:sz w:val="20"/>
          <w:szCs w:val="20"/>
        </w:rPr>
      </w:pPr>
    </w:p>
    <w:p w14:paraId="3E35EDE3" w14:textId="0176B48E" w:rsidR="00036D9F" w:rsidRDefault="00036D9F">
      <w:pPr>
        <w:pStyle w:val="ListParagraph"/>
        <w:numPr>
          <w:ilvl w:val="0"/>
          <w:numId w:val="20"/>
        </w:numPr>
        <w:rPr>
          <w:rFonts w:ascii="Arial" w:hAnsi="Arial" w:cs="Arial"/>
          <w:sz w:val="20"/>
          <w:szCs w:val="20"/>
        </w:rPr>
      </w:pPr>
      <w:r w:rsidRPr="00B7598A">
        <w:rPr>
          <w:rFonts w:ascii="Arial" w:hAnsi="Arial" w:cs="Arial"/>
          <w:b/>
          <w:sz w:val="20"/>
          <w:szCs w:val="20"/>
        </w:rPr>
        <w:t>If a refund was processed</w:t>
      </w:r>
      <w:r>
        <w:rPr>
          <w:rFonts w:ascii="Arial" w:hAnsi="Arial" w:cs="Arial"/>
          <w:sz w:val="20"/>
          <w:szCs w:val="20"/>
        </w:rPr>
        <w:t>, a line will show with RF in the AC field.</w:t>
      </w:r>
    </w:p>
    <w:p w14:paraId="41F969ED" w14:textId="5F81B436" w:rsidR="00036D9F" w:rsidRDefault="00036D9F" w:rsidP="00036D9F">
      <w:pPr>
        <w:pStyle w:val="ListParagraph"/>
        <w:numPr>
          <w:ilvl w:val="1"/>
          <w:numId w:val="20"/>
        </w:numPr>
        <w:rPr>
          <w:rFonts w:ascii="Arial" w:hAnsi="Arial" w:cs="Arial"/>
          <w:sz w:val="20"/>
          <w:szCs w:val="20"/>
        </w:rPr>
      </w:pPr>
      <w:r>
        <w:rPr>
          <w:rFonts w:ascii="Arial" w:hAnsi="Arial" w:cs="Arial"/>
          <w:sz w:val="20"/>
          <w:szCs w:val="20"/>
        </w:rPr>
        <w:t xml:space="preserve">If so, click on the line that shows DP in the AC field, then click Address Info.  Take a screenshot (like below), so the name and address associated with the transaction is </w:t>
      </w:r>
      <w:r w:rsidR="00420297">
        <w:rPr>
          <w:rFonts w:ascii="Arial" w:hAnsi="Arial" w:cs="Arial"/>
          <w:sz w:val="20"/>
          <w:szCs w:val="20"/>
        </w:rPr>
        <w:t>provided and</w:t>
      </w:r>
      <w:r w:rsidR="0073760D">
        <w:rPr>
          <w:rFonts w:ascii="Arial" w:hAnsi="Arial" w:cs="Arial"/>
          <w:sz w:val="20"/>
          <w:szCs w:val="20"/>
        </w:rPr>
        <w:t xml:space="preserve"> add it to the chargeback documentation</w:t>
      </w:r>
      <w:del w:id="59" w:author="Villalta, Christine" w:date="2018-07-19T14:56:00Z">
        <w:r w:rsidR="0073760D" w:rsidDel="000C049F">
          <w:rPr>
            <w:rFonts w:ascii="Arial" w:hAnsi="Arial" w:cs="Arial"/>
            <w:sz w:val="20"/>
            <w:szCs w:val="20"/>
          </w:rPr>
          <w:delText xml:space="preserve"> (template below).</w:delText>
        </w:r>
      </w:del>
      <w:ins w:id="60" w:author="Villalta, Christine" w:date="2018-07-19T14:56:00Z">
        <w:r w:rsidR="000C049F">
          <w:rPr>
            <w:rFonts w:ascii="Arial" w:hAnsi="Arial" w:cs="Arial"/>
            <w:sz w:val="20"/>
            <w:szCs w:val="20"/>
          </w:rPr>
          <w:t>.  An example of this is in the template section below.</w:t>
        </w:r>
      </w:ins>
      <w:ins w:id="61" w:author="Villalta, Christine" w:date="2018-07-19T15:49:00Z">
        <w:r w:rsidR="00AB4336">
          <w:rPr>
            <w:rFonts w:ascii="Arial" w:hAnsi="Arial" w:cs="Arial"/>
            <w:sz w:val="20"/>
            <w:szCs w:val="20"/>
          </w:rPr>
          <w:t xml:space="preserve">  The example shows that, although the customer stated we did not give them a refund, </w:t>
        </w:r>
      </w:ins>
      <w:ins w:id="62" w:author="Villalta, Christine" w:date="2018-07-19T15:50:00Z">
        <w:r w:rsidR="00AB4336">
          <w:rPr>
            <w:rFonts w:ascii="Arial" w:hAnsi="Arial" w:cs="Arial"/>
            <w:sz w:val="20"/>
            <w:szCs w:val="20"/>
          </w:rPr>
          <w:t xml:space="preserve">we </w:t>
        </w:r>
      </w:ins>
      <w:r w:rsidR="00420297">
        <w:rPr>
          <w:rFonts w:ascii="Arial" w:hAnsi="Arial" w:cs="Arial"/>
          <w:sz w:val="20"/>
          <w:szCs w:val="20"/>
        </w:rPr>
        <w:t>did</w:t>
      </w:r>
      <w:ins w:id="63" w:author="Villalta, Christine" w:date="2018-07-19T15:50:00Z">
        <w:r w:rsidR="00AB4336">
          <w:rPr>
            <w:rFonts w:ascii="Arial" w:hAnsi="Arial" w:cs="Arial"/>
            <w:sz w:val="20"/>
            <w:szCs w:val="20"/>
          </w:rPr>
          <w:t>.</w:t>
        </w:r>
      </w:ins>
    </w:p>
    <w:p w14:paraId="472A68DA" w14:textId="77777777" w:rsidR="00B06142" w:rsidRDefault="00B06142" w:rsidP="00B7598A">
      <w:pPr>
        <w:pStyle w:val="ListParagraph"/>
        <w:ind w:left="2520"/>
        <w:rPr>
          <w:rFonts w:ascii="Arial" w:hAnsi="Arial" w:cs="Arial"/>
          <w:sz w:val="20"/>
          <w:szCs w:val="20"/>
        </w:rPr>
      </w:pPr>
    </w:p>
    <w:p w14:paraId="1B05348E" w14:textId="0091744D" w:rsidR="0073760D" w:rsidRDefault="0073760D">
      <w:pPr>
        <w:ind w:left="360" w:firstLine="720"/>
        <w:rPr>
          <w:rFonts w:cs="Arial"/>
          <w:szCs w:val="20"/>
        </w:rPr>
      </w:pPr>
      <w:r>
        <w:rPr>
          <w:noProof/>
        </w:rPr>
        <w:drawing>
          <wp:inline distT="0" distB="0" distL="0" distR="0" wp14:anchorId="5D5C8C63" wp14:editId="17688D07">
            <wp:extent cx="5867400" cy="340737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075" cy="3423443"/>
                    </a:xfrm>
                    <a:prstGeom prst="rect">
                      <a:avLst/>
                    </a:prstGeom>
                  </pic:spPr>
                </pic:pic>
              </a:graphicData>
            </a:graphic>
          </wp:inline>
        </w:drawing>
      </w:r>
    </w:p>
    <w:p w14:paraId="67275382" w14:textId="6ABBA281" w:rsidR="00B7598A" w:rsidRDefault="00B7598A" w:rsidP="00B7598A">
      <w:pPr>
        <w:ind w:left="360" w:firstLine="720"/>
        <w:rPr>
          <w:rFonts w:cs="Arial"/>
          <w:szCs w:val="20"/>
        </w:rPr>
      </w:pPr>
    </w:p>
    <w:p w14:paraId="70228158" w14:textId="031EB278" w:rsidR="00B7598A" w:rsidRPr="00B06142" w:rsidRDefault="00B7598A">
      <w:pPr>
        <w:pStyle w:val="ListParagraph"/>
        <w:numPr>
          <w:ilvl w:val="1"/>
          <w:numId w:val="20"/>
        </w:numPr>
        <w:rPr>
          <w:rFonts w:ascii="Arial" w:hAnsi="Arial" w:cs="Arial"/>
          <w:b/>
          <w:sz w:val="20"/>
          <w:szCs w:val="20"/>
          <w:highlight w:val="yellow"/>
        </w:rPr>
        <w:pPrChange w:id="64" w:author="Villalta, Christine" w:date="2018-08-20T13:58:00Z">
          <w:pPr>
            <w:pStyle w:val="ListParagraph"/>
            <w:ind w:firstLine="540"/>
          </w:pPr>
        </w:pPrChange>
      </w:pPr>
      <w:ins w:id="65" w:author="Villalta, Christine" w:date="2018-08-20T14:15:00Z">
        <w:r w:rsidRPr="00B06142">
          <w:rPr>
            <w:rFonts w:ascii="Arial" w:hAnsi="Arial" w:cs="Arial"/>
            <w:b/>
            <w:sz w:val="20"/>
            <w:szCs w:val="20"/>
            <w:highlight w:val="yellow"/>
            <w:rPrChange w:id="66" w:author="Villalta, Christine" w:date="2018-08-20T14:16:00Z">
              <w:rPr>
                <w:rFonts w:ascii="Arial" w:hAnsi="Arial" w:cs="Arial"/>
                <w:sz w:val="20"/>
                <w:szCs w:val="20"/>
              </w:rPr>
            </w:rPrChange>
          </w:rPr>
          <w:t xml:space="preserve">Make sure to </w:t>
        </w:r>
      </w:ins>
      <w:ins w:id="67" w:author="Villalta, Christine" w:date="2018-08-20T14:16:00Z">
        <w:r w:rsidRPr="00B06142">
          <w:rPr>
            <w:rFonts w:ascii="Arial" w:hAnsi="Arial" w:cs="Arial"/>
            <w:b/>
            <w:sz w:val="20"/>
            <w:szCs w:val="20"/>
            <w:highlight w:val="yellow"/>
            <w:rPrChange w:id="68" w:author="Villalta, Christine" w:date="2018-08-20T14:16:00Z">
              <w:rPr>
                <w:rFonts w:ascii="Arial" w:hAnsi="Arial" w:cs="Arial"/>
                <w:sz w:val="20"/>
                <w:szCs w:val="20"/>
              </w:rPr>
            </w:rPrChange>
          </w:rPr>
          <w:t xml:space="preserve">ALWAYS </w:t>
        </w:r>
      </w:ins>
      <w:ins w:id="69" w:author="Villalta, Christine" w:date="2018-08-20T14:15:00Z">
        <w:r w:rsidRPr="00B06142">
          <w:rPr>
            <w:rFonts w:ascii="Arial" w:hAnsi="Arial" w:cs="Arial"/>
            <w:b/>
            <w:sz w:val="20"/>
            <w:szCs w:val="20"/>
            <w:highlight w:val="yellow"/>
            <w:rPrChange w:id="70"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71"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 xml:space="preserve">turn </w:t>
      </w:r>
      <w:ins w:id="72" w:author="Villalta, Christine" w:date="2018-08-20T14:16:00Z">
        <w:r w:rsidRPr="00B06142">
          <w:rPr>
            <w:rFonts w:ascii="Arial" w:hAnsi="Arial" w:cs="Arial"/>
            <w:b/>
            <w:sz w:val="20"/>
            <w:szCs w:val="20"/>
            <w:highlight w:val="yellow"/>
          </w:rPr>
          <w:t>policy to the chargeback documentation (included in the attached templates)</w:t>
        </w:r>
      </w:ins>
    </w:p>
    <w:p w14:paraId="1E817EFA" w14:textId="77777777" w:rsidR="0073760D" w:rsidRDefault="0073760D" w:rsidP="00B7598A">
      <w:pPr>
        <w:rPr>
          <w:rFonts w:cs="Arial"/>
          <w:szCs w:val="20"/>
        </w:rPr>
      </w:pPr>
    </w:p>
    <w:p w14:paraId="0BDF34DB" w14:textId="4F7EA51E" w:rsidR="00753E8C" w:rsidRDefault="0073760D" w:rsidP="000C049F">
      <w:pPr>
        <w:pStyle w:val="ListParagraph"/>
        <w:numPr>
          <w:ilvl w:val="0"/>
          <w:numId w:val="20"/>
        </w:numPr>
        <w:rPr>
          <w:rFonts w:ascii="Arial" w:hAnsi="Arial" w:cs="Arial"/>
          <w:sz w:val="20"/>
          <w:szCs w:val="20"/>
        </w:rPr>
      </w:pPr>
      <w:r w:rsidRPr="00973240">
        <w:rPr>
          <w:rFonts w:ascii="Arial" w:hAnsi="Arial" w:cs="Arial"/>
          <w:b/>
          <w:sz w:val="20"/>
          <w:szCs w:val="20"/>
          <w:rPrChange w:id="73" w:author="Villalta, Christine" w:date="2018-07-19T14:49:00Z">
            <w:rPr>
              <w:rFonts w:cs="Arial"/>
              <w:szCs w:val="20"/>
            </w:rPr>
          </w:rPrChange>
        </w:rPr>
        <w:t>If a refu</w:t>
      </w:r>
      <w:r w:rsidRPr="00973240">
        <w:rPr>
          <w:rFonts w:ascii="Arial" w:hAnsi="Arial" w:cs="Arial"/>
          <w:b/>
          <w:sz w:val="20"/>
          <w:szCs w:val="20"/>
          <w:rPrChange w:id="74" w:author="Villalta, Christine" w:date="2018-07-19T14:49:00Z">
            <w:rPr/>
          </w:rPrChange>
        </w:rPr>
        <w:t>nd was not processed</w:t>
      </w:r>
      <w:r w:rsidRPr="000C049F">
        <w:rPr>
          <w:rFonts w:ascii="Arial" w:hAnsi="Arial" w:cs="Arial"/>
          <w:sz w:val="20"/>
          <w:szCs w:val="20"/>
          <w:rPrChange w:id="75" w:author="Villalta, Christine" w:date="2018-07-19T14:49:00Z">
            <w:rPr/>
          </w:rPrChange>
        </w:rPr>
        <w:t xml:space="preserve">, </w:t>
      </w:r>
      <w:ins w:id="76" w:author="Villalta, Christine" w:date="2018-07-19T14:47:00Z">
        <w:r w:rsidR="00A93530" w:rsidRPr="000C049F">
          <w:rPr>
            <w:rFonts w:ascii="Arial" w:hAnsi="Arial" w:cs="Arial"/>
            <w:sz w:val="20"/>
            <w:szCs w:val="20"/>
            <w:rPrChange w:id="77" w:author="Villalta, Christine" w:date="2018-07-19T14:49:00Z">
              <w:rPr/>
            </w:rPrChange>
          </w:rPr>
          <w:t xml:space="preserve">you will need to </w:t>
        </w:r>
      </w:ins>
      <w:r w:rsidRPr="000C049F">
        <w:rPr>
          <w:rFonts w:ascii="Arial" w:hAnsi="Arial" w:cs="Arial"/>
          <w:sz w:val="20"/>
          <w:szCs w:val="20"/>
          <w:rPrChange w:id="78" w:author="Villalta, Christine" w:date="2018-07-19T14:49:00Z">
            <w:rPr/>
          </w:rPrChange>
        </w:rPr>
        <w:t xml:space="preserve">research the customer account </w:t>
      </w:r>
      <w:ins w:id="79" w:author="Villalta, Christine" w:date="2018-07-19T14:47:00Z">
        <w:r w:rsidR="00A93530" w:rsidRPr="000C049F">
          <w:rPr>
            <w:rFonts w:ascii="Arial" w:hAnsi="Arial" w:cs="Arial"/>
            <w:sz w:val="20"/>
            <w:szCs w:val="20"/>
            <w:rPrChange w:id="80" w:author="Villalta, Christine" w:date="2018-07-19T14:49:00Z">
              <w:rPr/>
            </w:rPrChange>
          </w:rPr>
          <w:t xml:space="preserve">in Oracle </w:t>
        </w:r>
      </w:ins>
      <w:r w:rsidRPr="000C049F">
        <w:rPr>
          <w:rFonts w:ascii="Arial" w:hAnsi="Arial" w:cs="Arial"/>
          <w:sz w:val="20"/>
          <w:szCs w:val="20"/>
          <w:rPrChange w:id="81" w:author="Villalta, Christine" w:date="2018-07-19T14:49:00Z">
            <w:rPr/>
          </w:rPrChange>
        </w:rPr>
        <w:t>to see if one</w:t>
      </w:r>
      <w:r w:rsidR="00973240">
        <w:rPr>
          <w:rFonts w:ascii="Arial" w:hAnsi="Arial" w:cs="Arial"/>
          <w:sz w:val="20"/>
          <w:szCs w:val="20"/>
        </w:rPr>
        <w:t xml:space="preserve"> was requested or</w:t>
      </w:r>
      <w:r w:rsidRPr="000C049F">
        <w:rPr>
          <w:rFonts w:ascii="Arial" w:hAnsi="Arial" w:cs="Arial"/>
          <w:sz w:val="20"/>
          <w:szCs w:val="20"/>
          <w:rPrChange w:id="82" w:author="Villalta, Christine" w:date="2018-07-19T14:49:00Z">
            <w:rPr/>
          </w:rPrChange>
        </w:rPr>
        <w:t xml:space="preserve"> is needed.  </w:t>
      </w:r>
      <w:r w:rsidR="007961C7">
        <w:rPr>
          <w:rFonts w:ascii="Arial" w:hAnsi="Arial" w:cs="Arial"/>
          <w:sz w:val="20"/>
          <w:szCs w:val="20"/>
        </w:rPr>
        <w:t xml:space="preserve">This will require review, but the steps for each possible situation cannot be explained below.  You will need to use your judgement and prior experience.  </w:t>
      </w:r>
      <w:r w:rsidR="007961C7">
        <w:rPr>
          <w:rFonts w:ascii="Arial" w:hAnsi="Arial" w:cs="Arial"/>
          <w:sz w:val="20"/>
          <w:szCs w:val="20"/>
        </w:rPr>
        <w:lastRenderedPageBreak/>
        <w:t xml:space="preserve">Looking up the information in </w:t>
      </w:r>
      <w:r w:rsidR="008F405B">
        <w:rPr>
          <w:rFonts w:ascii="Arial" w:hAnsi="Arial" w:cs="Arial"/>
          <w:sz w:val="20"/>
          <w:szCs w:val="20"/>
        </w:rPr>
        <w:t>Oracle</w:t>
      </w:r>
      <w:ins w:id="83" w:author="Villalta, Christine" w:date="2018-07-19T14:50:00Z">
        <w:r w:rsidR="000C049F">
          <w:rPr>
            <w:rFonts w:ascii="Arial" w:hAnsi="Arial" w:cs="Arial"/>
            <w:sz w:val="20"/>
            <w:szCs w:val="20"/>
          </w:rPr>
          <w:t xml:space="preserve"> may be done by </w:t>
        </w:r>
      </w:ins>
      <w:r w:rsidR="008F405B">
        <w:rPr>
          <w:rFonts w:ascii="Arial" w:hAnsi="Arial" w:cs="Arial"/>
          <w:sz w:val="20"/>
          <w:szCs w:val="20"/>
        </w:rPr>
        <w:t>reviewing</w:t>
      </w:r>
      <w:ins w:id="84" w:author="Villalta, Christine" w:date="2018-07-19T14:50:00Z">
        <w:r w:rsidR="000C049F">
          <w:rPr>
            <w:rFonts w:ascii="Arial" w:hAnsi="Arial" w:cs="Arial"/>
            <w:sz w:val="20"/>
            <w:szCs w:val="20"/>
          </w:rPr>
          <w:t xml:space="preserve"> the order in </w:t>
        </w:r>
      </w:ins>
      <w:r w:rsidR="008F405B">
        <w:rPr>
          <w:rFonts w:ascii="Arial" w:hAnsi="Arial" w:cs="Arial"/>
          <w:sz w:val="20"/>
          <w:szCs w:val="20"/>
        </w:rPr>
        <w:t>Or</w:t>
      </w:r>
      <w:ins w:id="85" w:author="Villalta, Christine" w:date="2018-07-19T14:50:00Z">
        <w:r w:rsidR="000C049F">
          <w:rPr>
            <w:rFonts w:ascii="Arial" w:hAnsi="Arial" w:cs="Arial"/>
            <w:sz w:val="20"/>
            <w:szCs w:val="20"/>
          </w:rPr>
          <w:t xml:space="preserve">der </w:t>
        </w:r>
      </w:ins>
      <w:r w:rsidR="008F405B">
        <w:rPr>
          <w:rFonts w:ascii="Arial" w:hAnsi="Arial" w:cs="Arial"/>
          <w:sz w:val="20"/>
          <w:szCs w:val="20"/>
        </w:rPr>
        <w:t>O</w:t>
      </w:r>
      <w:ins w:id="86" w:author="Villalta, Christine" w:date="2018-07-19T14:50:00Z">
        <w:r w:rsidR="000C049F">
          <w:rPr>
            <w:rFonts w:ascii="Arial" w:hAnsi="Arial" w:cs="Arial"/>
            <w:sz w:val="20"/>
            <w:szCs w:val="20"/>
          </w:rPr>
          <w:t>rganizer</w:t>
        </w:r>
      </w:ins>
      <w:r w:rsidR="00753E8C">
        <w:rPr>
          <w:rFonts w:ascii="Arial" w:hAnsi="Arial" w:cs="Arial"/>
          <w:sz w:val="20"/>
          <w:szCs w:val="20"/>
        </w:rPr>
        <w:t xml:space="preserve"> </w:t>
      </w:r>
      <w:r w:rsidR="008F405B">
        <w:rPr>
          <w:rFonts w:ascii="Arial" w:hAnsi="Arial" w:cs="Arial"/>
          <w:sz w:val="20"/>
          <w:szCs w:val="20"/>
        </w:rPr>
        <w:t xml:space="preserve">(or Account Details if needed) </w:t>
      </w:r>
      <w:r w:rsidR="00753E8C">
        <w:rPr>
          <w:rFonts w:ascii="Arial" w:hAnsi="Arial" w:cs="Arial"/>
          <w:sz w:val="20"/>
          <w:szCs w:val="20"/>
        </w:rPr>
        <w:t>using the following steps:</w:t>
      </w:r>
    </w:p>
    <w:p w14:paraId="0CFB721B" w14:textId="77777777" w:rsidR="00753E8C" w:rsidRPr="00753E8C" w:rsidRDefault="00753E8C" w:rsidP="00753E8C">
      <w:pPr>
        <w:pStyle w:val="ListParagraph"/>
        <w:rPr>
          <w:rFonts w:ascii="Arial" w:hAnsi="Arial" w:cs="Arial"/>
          <w:sz w:val="20"/>
          <w:szCs w:val="20"/>
        </w:rPr>
      </w:pPr>
    </w:p>
    <w:p w14:paraId="2C1E4713" w14:textId="090BB248"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In Oracle OTC, go to Order Organizer</w:t>
      </w:r>
    </w:p>
    <w:p w14:paraId="4872F2BE" w14:textId="77777777" w:rsidR="001331AF" w:rsidRDefault="001331AF" w:rsidP="001331AF">
      <w:pPr>
        <w:pStyle w:val="ListParagraph"/>
        <w:numPr>
          <w:ilvl w:val="1"/>
          <w:numId w:val="20"/>
        </w:numPr>
        <w:rPr>
          <w:ins w:id="87" w:author="Villalta, Christine" w:date="2018-08-20T13:46:00Z"/>
          <w:rFonts w:ascii="Arial" w:hAnsi="Arial" w:cs="Arial"/>
          <w:sz w:val="20"/>
          <w:szCs w:val="20"/>
        </w:rPr>
      </w:pPr>
      <w:r w:rsidRPr="00EF39C3">
        <w:rPr>
          <w:rFonts w:ascii="Arial" w:hAnsi="Arial" w:cs="Arial"/>
          <w:sz w:val="20"/>
          <w:szCs w:val="20"/>
        </w:rPr>
        <w:t>Type the order number into the Customer PO field, along with the needed letters before the order</w:t>
      </w:r>
      <w:ins w:id="88" w:author="Villalta, Christine" w:date="2018-08-20T13:48:00Z">
        <w:r>
          <w:rPr>
            <w:rFonts w:ascii="Arial" w:hAnsi="Arial" w:cs="Arial"/>
            <w:sz w:val="20"/>
            <w:szCs w:val="20"/>
          </w:rPr>
          <w:t xml:space="preserve"> number, </w:t>
        </w:r>
      </w:ins>
      <w:del w:id="89"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7CD72C13" w14:textId="77777777" w:rsidR="001331AF" w:rsidRDefault="001331AF" w:rsidP="001331AF">
      <w:pPr>
        <w:pStyle w:val="ListParagraph"/>
        <w:numPr>
          <w:ilvl w:val="2"/>
          <w:numId w:val="20"/>
        </w:numPr>
        <w:rPr>
          <w:ins w:id="90" w:author="Villalta, Christine" w:date="2018-08-20T13:47:00Z"/>
          <w:rFonts w:ascii="Arial" w:hAnsi="Arial" w:cs="Arial"/>
          <w:sz w:val="20"/>
          <w:szCs w:val="20"/>
        </w:rPr>
      </w:pPr>
      <w:ins w:id="91" w:author="Villalta, Christine" w:date="2018-08-20T13:46:00Z">
        <w:r>
          <w:rPr>
            <w:rFonts w:ascii="Arial" w:hAnsi="Arial" w:cs="Arial"/>
            <w:sz w:val="20"/>
            <w:szCs w:val="20"/>
          </w:rPr>
          <w:t>Any Order Number that begins with MHHEDG</w:t>
        </w:r>
      </w:ins>
      <w:ins w:id="92" w:author="Villalta, Christine" w:date="2018-08-20T13:47:00Z">
        <w:r>
          <w:rPr>
            <w:rFonts w:ascii="Arial" w:hAnsi="Arial" w:cs="Arial"/>
            <w:sz w:val="20"/>
            <w:szCs w:val="20"/>
          </w:rPr>
          <w:t>, type HPIPE then the Order Number</w:t>
        </w:r>
      </w:ins>
    </w:p>
    <w:p w14:paraId="65C2D8ED" w14:textId="171845A4" w:rsidR="001331AF" w:rsidRDefault="001331AF" w:rsidP="001331AF">
      <w:pPr>
        <w:pStyle w:val="ListParagraph"/>
        <w:numPr>
          <w:ilvl w:val="2"/>
          <w:numId w:val="20"/>
        </w:numPr>
        <w:rPr>
          <w:rFonts w:ascii="Arial" w:hAnsi="Arial" w:cs="Arial"/>
          <w:sz w:val="20"/>
          <w:szCs w:val="20"/>
        </w:rPr>
      </w:pPr>
      <w:ins w:id="93" w:author="Villalta, Christine" w:date="2018-08-20T13:47:00Z">
        <w:r>
          <w:rPr>
            <w:rFonts w:ascii="Arial" w:hAnsi="Arial" w:cs="Arial"/>
            <w:sz w:val="20"/>
            <w:szCs w:val="20"/>
          </w:rPr>
          <w:t>Any Order Number that begins with SEG, type SEGECOM then the Order Number</w:t>
        </w:r>
      </w:ins>
    </w:p>
    <w:p w14:paraId="19346D69" w14:textId="77777777" w:rsidR="001331AF" w:rsidRDefault="001331AF" w:rsidP="001331AF">
      <w:pPr>
        <w:pStyle w:val="ListParagraph"/>
        <w:ind w:left="3240"/>
        <w:rPr>
          <w:rFonts w:ascii="Arial" w:hAnsi="Arial" w:cs="Arial"/>
          <w:sz w:val="20"/>
          <w:szCs w:val="20"/>
        </w:rPr>
      </w:pPr>
    </w:p>
    <w:p w14:paraId="1154A63E" w14:textId="0B561DE7" w:rsidR="001331AF" w:rsidRDefault="001331AF" w:rsidP="001331AF">
      <w:pPr>
        <w:ind w:left="2160" w:firstLine="360"/>
        <w:rPr>
          <w:rFonts w:cs="Arial"/>
          <w:szCs w:val="20"/>
        </w:rPr>
      </w:pPr>
      <w:r>
        <w:rPr>
          <w:noProof/>
        </w:rPr>
        <w:drawing>
          <wp:inline distT="0" distB="0" distL="0" distR="0" wp14:anchorId="5D3362F6" wp14:editId="13D6160A">
            <wp:extent cx="4161692" cy="2191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036" cy="2200628"/>
                    </a:xfrm>
                    <a:prstGeom prst="rect">
                      <a:avLst/>
                    </a:prstGeom>
                  </pic:spPr>
                </pic:pic>
              </a:graphicData>
            </a:graphic>
          </wp:inline>
        </w:drawing>
      </w:r>
    </w:p>
    <w:p w14:paraId="01C5E8B6" w14:textId="1A4D6615" w:rsidR="001331AF" w:rsidRDefault="001331AF" w:rsidP="001331AF">
      <w:pPr>
        <w:ind w:left="2160" w:firstLine="360"/>
        <w:rPr>
          <w:rFonts w:cs="Arial"/>
          <w:szCs w:val="20"/>
        </w:rPr>
      </w:pPr>
    </w:p>
    <w:p w14:paraId="2651F7D1" w14:textId="166A82DD" w:rsidR="001331AF" w:rsidRDefault="001331AF" w:rsidP="001331AF">
      <w:pPr>
        <w:pStyle w:val="ListParagraph"/>
        <w:numPr>
          <w:ilvl w:val="1"/>
          <w:numId w:val="20"/>
        </w:numPr>
        <w:rPr>
          <w:rFonts w:ascii="Arial" w:hAnsi="Arial" w:cs="Arial"/>
          <w:sz w:val="20"/>
          <w:szCs w:val="20"/>
        </w:rPr>
      </w:pPr>
      <w:r w:rsidRPr="001331AF">
        <w:rPr>
          <w:rFonts w:ascii="Arial" w:hAnsi="Arial" w:cs="Arial"/>
          <w:sz w:val="20"/>
          <w:szCs w:val="20"/>
        </w:rPr>
        <w:t>Find the Customer Number on the order</w:t>
      </w:r>
      <w:r>
        <w:rPr>
          <w:rFonts w:ascii="Arial" w:hAnsi="Arial" w:cs="Arial"/>
          <w:sz w:val="20"/>
          <w:szCs w:val="20"/>
        </w:rPr>
        <w:t>, copy it</w:t>
      </w:r>
      <w:r w:rsidRPr="001331AF">
        <w:rPr>
          <w:rFonts w:ascii="Arial" w:hAnsi="Arial" w:cs="Arial"/>
          <w:sz w:val="20"/>
          <w:szCs w:val="20"/>
        </w:rPr>
        <w:t xml:space="preserve"> and click Find</w:t>
      </w:r>
      <w:r>
        <w:rPr>
          <w:rFonts w:ascii="Arial" w:hAnsi="Arial" w:cs="Arial"/>
          <w:sz w:val="20"/>
          <w:szCs w:val="20"/>
        </w:rPr>
        <w:t xml:space="preserve"> to look up the all of the customer’s orders</w:t>
      </w:r>
    </w:p>
    <w:p w14:paraId="6CD714AA" w14:textId="77777777" w:rsidR="001331AF" w:rsidRDefault="001331AF" w:rsidP="001331AF">
      <w:pPr>
        <w:pStyle w:val="ListParagraph"/>
        <w:ind w:left="2520"/>
        <w:rPr>
          <w:rFonts w:ascii="Arial" w:hAnsi="Arial" w:cs="Arial"/>
          <w:sz w:val="20"/>
          <w:szCs w:val="20"/>
        </w:rPr>
      </w:pPr>
    </w:p>
    <w:p w14:paraId="6CBF4E92" w14:textId="1240B2F3" w:rsidR="001331AF" w:rsidRDefault="001331AF" w:rsidP="001331AF">
      <w:pPr>
        <w:pStyle w:val="ListParagraph"/>
        <w:ind w:left="2520"/>
        <w:rPr>
          <w:rFonts w:ascii="Arial" w:hAnsi="Arial" w:cs="Arial"/>
          <w:sz w:val="20"/>
          <w:szCs w:val="20"/>
        </w:rPr>
      </w:pPr>
      <w:r>
        <w:rPr>
          <w:noProof/>
        </w:rPr>
        <w:drawing>
          <wp:inline distT="0" distB="0" distL="0" distR="0" wp14:anchorId="40A1AC1D" wp14:editId="101BBEA6">
            <wp:extent cx="4152900" cy="39784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2487" cy="405465"/>
                    </a:xfrm>
                    <a:prstGeom prst="rect">
                      <a:avLst/>
                    </a:prstGeom>
                  </pic:spPr>
                </pic:pic>
              </a:graphicData>
            </a:graphic>
          </wp:inline>
        </w:drawing>
      </w:r>
    </w:p>
    <w:p w14:paraId="571DCB0D" w14:textId="77777777" w:rsidR="001331AF" w:rsidRPr="001331AF" w:rsidRDefault="001331AF" w:rsidP="001331AF">
      <w:pPr>
        <w:pStyle w:val="ListParagraph"/>
        <w:ind w:left="2520"/>
        <w:rPr>
          <w:rFonts w:ascii="Arial" w:hAnsi="Arial" w:cs="Arial"/>
          <w:sz w:val="20"/>
          <w:szCs w:val="20"/>
          <w:rPrChange w:id="94" w:author="Villalta, Christine" w:date="2018-08-20T13:47:00Z">
            <w:rPr/>
          </w:rPrChange>
        </w:rPr>
      </w:pPr>
    </w:p>
    <w:p w14:paraId="1A611E91" w14:textId="3B4C3586" w:rsidR="001331AF" w:rsidRDefault="001331AF" w:rsidP="00753E8C">
      <w:pPr>
        <w:pStyle w:val="ListParagraph"/>
        <w:numPr>
          <w:ilvl w:val="1"/>
          <w:numId w:val="20"/>
        </w:numPr>
        <w:rPr>
          <w:rFonts w:ascii="Arial" w:hAnsi="Arial" w:cs="Arial"/>
          <w:sz w:val="20"/>
          <w:szCs w:val="20"/>
        </w:rPr>
      </w:pPr>
      <w:r>
        <w:rPr>
          <w:rFonts w:ascii="Arial" w:hAnsi="Arial" w:cs="Arial"/>
          <w:sz w:val="20"/>
          <w:szCs w:val="20"/>
        </w:rPr>
        <w:t xml:space="preserve">Paste the Customer Number in the Customer Number field and </w:t>
      </w:r>
      <w:r w:rsidR="007961C7">
        <w:rPr>
          <w:rFonts w:ascii="Arial" w:hAnsi="Arial" w:cs="Arial"/>
          <w:sz w:val="20"/>
          <w:szCs w:val="20"/>
        </w:rPr>
        <w:t>click Find</w:t>
      </w:r>
    </w:p>
    <w:p w14:paraId="1223FD63" w14:textId="6AB3EBE0" w:rsidR="007961C7" w:rsidRDefault="007961C7" w:rsidP="007961C7">
      <w:pPr>
        <w:pStyle w:val="ListParagraph"/>
        <w:numPr>
          <w:ilvl w:val="1"/>
          <w:numId w:val="20"/>
        </w:numPr>
        <w:rPr>
          <w:rFonts w:ascii="Arial" w:hAnsi="Arial" w:cs="Arial"/>
          <w:sz w:val="20"/>
          <w:szCs w:val="20"/>
        </w:rPr>
      </w:pPr>
      <w:r w:rsidRPr="007961C7">
        <w:rPr>
          <w:rFonts w:ascii="Arial" w:hAnsi="Arial" w:cs="Arial"/>
          <w:sz w:val="20"/>
          <w:szCs w:val="20"/>
        </w:rPr>
        <w:t xml:space="preserve">Review </w:t>
      </w:r>
      <w:r w:rsidR="00972D00" w:rsidRPr="007961C7">
        <w:rPr>
          <w:rFonts w:ascii="Arial" w:hAnsi="Arial" w:cs="Arial"/>
          <w:sz w:val="20"/>
          <w:szCs w:val="20"/>
        </w:rPr>
        <w:t>all</w:t>
      </w:r>
      <w:r w:rsidRPr="007961C7">
        <w:rPr>
          <w:rFonts w:ascii="Arial" w:hAnsi="Arial" w:cs="Arial"/>
          <w:sz w:val="20"/>
          <w:szCs w:val="20"/>
        </w:rPr>
        <w:t xml:space="preserve"> the orders to look for any possible duplicates (by looking at the dates, product names of each order),</w:t>
      </w:r>
      <w:ins w:id="95" w:author="Villalta, Christine" w:date="2018-07-19T14:51:00Z">
        <w:r w:rsidR="000C049F" w:rsidRPr="007961C7">
          <w:rPr>
            <w:rFonts w:ascii="Arial" w:hAnsi="Arial" w:cs="Arial"/>
            <w:sz w:val="20"/>
            <w:szCs w:val="20"/>
          </w:rPr>
          <w:t xml:space="preserve"> pending refunds that have not been processed or notes regarding refund requests</w:t>
        </w:r>
      </w:ins>
      <w:r>
        <w:rPr>
          <w:rFonts w:ascii="Arial" w:hAnsi="Arial" w:cs="Arial"/>
          <w:sz w:val="20"/>
          <w:szCs w:val="20"/>
        </w:rPr>
        <w:t>, or any other notation that a refund is owed or requested.</w:t>
      </w:r>
    </w:p>
    <w:p w14:paraId="2FE6BDD6" w14:textId="4EA1058C" w:rsidR="007961C7" w:rsidRDefault="007961C7" w:rsidP="007961C7">
      <w:pPr>
        <w:pStyle w:val="ListParagraph"/>
        <w:numPr>
          <w:ilvl w:val="1"/>
          <w:numId w:val="20"/>
        </w:numPr>
        <w:rPr>
          <w:rFonts w:ascii="Arial" w:hAnsi="Arial" w:cs="Arial"/>
          <w:sz w:val="20"/>
          <w:szCs w:val="20"/>
        </w:rPr>
      </w:pPr>
      <w:r>
        <w:rPr>
          <w:rFonts w:ascii="Arial" w:hAnsi="Arial" w:cs="Arial"/>
          <w:sz w:val="20"/>
          <w:szCs w:val="20"/>
        </w:rPr>
        <w:t>You can also review the Account Details for the customer to look for any duplicate orders, pending refunds, or refund requests</w:t>
      </w:r>
    </w:p>
    <w:p w14:paraId="125EB3B7" w14:textId="77777777" w:rsidR="007961C7" w:rsidRDefault="007961C7" w:rsidP="007961C7">
      <w:pPr>
        <w:pStyle w:val="ListParagraph"/>
        <w:ind w:left="2520"/>
        <w:rPr>
          <w:rFonts w:ascii="Arial" w:hAnsi="Arial" w:cs="Arial"/>
          <w:sz w:val="20"/>
          <w:szCs w:val="20"/>
        </w:rPr>
      </w:pPr>
    </w:p>
    <w:p w14:paraId="164BFF87" w14:textId="56211D84" w:rsidR="007961C7" w:rsidRDefault="007961C7" w:rsidP="007961C7">
      <w:pPr>
        <w:pStyle w:val="ListParagraph"/>
        <w:ind w:left="2520"/>
        <w:rPr>
          <w:rFonts w:ascii="Arial" w:hAnsi="Arial" w:cs="Arial"/>
          <w:sz w:val="20"/>
          <w:szCs w:val="20"/>
        </w:rPr>
      </w:pPr>
      <w:r>
        <w:rPr>
          <w:noProof/>
        </w:rPr>
        <w:drawing>
          <wp:inline distT="0" distB="0" distL="0" distR="0" wp14:anchorId="0AA1232E" wp14:editId="2B6AD58A">
            <wp:extent cx="5114925" cy="8372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516" cy="850783"/>
                    </a:xfrm>
                    <a:prstGeom prst="rect">
                      <a:avLst/>
                    </a:prstGeom>
                  </pic:spPr>
                </pic:pic>
              </a:graphicData>
            </a:graphic>
          </wp:inline>
        </w:drawing>
      </w:r>
    </w:p>
    <w:p w14:paraId="4F7626F8" w14:textId="77777777" w:rsidR="007961C7" w:rsidRPr="007961C7" w:rsidRDefault="007961C7" w:rsidP="007961C7">
      <w:pPr>
        <w:pStyle w:val="ListParagraph"/>
        <w:ind w:left="2520"/>
        <w:rPr>
          <w:rFonts w:ascii="Arial" w:hAnsi="Arial" w:cs="Arial"/>
          <w:sz w:val="20"/>
          <w:szCs w:val="20"/>
        </w:rPr>
      </w:pPr>
    </w:p>
    <w:p w14:paraId="2E80D797" w14:textId="34262998" w:rsidR="000C049F" w:rsidRPr="007961C7" w:rsidRDefault="007961C7" w:rsidP="007961C7">
      <w:pPr>
        <w:pStyle w:val="ListParagraph"/>
        <w:numPr>
          <w:ilvl w:val="1"/>
          <w:numId w:val="20"/>
        </w:numPr>
        <w:rPr>
          <w:ins w:id="96" w:author="Villalta, Christine" w:date="2018-07-19T14:52:00Z"/>
          <w:rFonts w:ascii="Arial" w:hAnsi="Arial" w:cs="Arial"/>
          <w:sz w:val="20"/>
          <w:szCs w:val="20"/>
        </w:rPr>
      </w:pPr>
      <w:r>
        <w:rPr>
          <w:rFonts w:ascii="Arial" w:hAnsi="Arial" w:cs="Arial"/>
          <w:sz w:val="20"/>
          <w:szCs w:val="20"/>
        </w:rPr>
        <w:t>If you do not find anything in Oracle, t</w:t>
      </w:r>
      <w:ins w:id="97" w:author="Villalta, Christine" w:date="2018-07-19T14:51:00Z">
        <w:r w:rsidR="000C049F" w:rsidRPr="007961C7">
          <w:rPr>
            <w:rFonts w:ascii="Arial" w:hAnsi="Arial" w:cs="Arial"/>
            <w:sz w:val="20"/>
            <w:szCs w:val="20"/>
          </w:rPr>
          <w:t>he credit card email box should also be checked</w:t>
        </w:r>
      </w:ins>
      <w:r>
        <w:rPr>
          <w:rFonts w:ascii="Arial" w:hAnsi="Arial" w:cs="Arial"/>
          <w:sz w:val="20"/>
          <w:szCs w:val="20"/>
        </w:rPr>
        <w:t xml:space="preserve"> to see</w:t>
      </w:r>
      <w:ins w:id="98" w:author="Villalta, Christine" w:date="2018-07-19T14:51:00Z">
        <w:r w:rsidR="000C049F" w:rsidRPr="007961C7">
          <w:rPr>
            <w:rFonts w:ascii="Arial" w:hAnsi="Arial" w:cs="Arial"/>
            <w:sz w:val="20"/>
            <w:szCs w:val="20"/>
          </w:rPr>
          <w:t xml:space="preserve"> if the custo</w:t>
        </w:r>
      </w:ins>
      <w:ins w:id="99" w:author="Villalta, Christine" w:date="2018-07-19T14:52:00Z">
        <w:r w:rsidR="000C049F" w:rsidRPr="007961C7">
          <w:rPr>
            <w:rFonts w:ascii="Arial" w:hAnsi="Arial" w:cs="Arial"/>
            <w:sz w:val="20"/>
            <w:szCs w:val="20"/>
          </w:rPr>
          <w:t>mer reached out to us requesting a refund.</w:t>
        </w:r>
      </w:ins>
    </w:p>
    <w:p w14:paraId="2C02366C" w14:textId="77777777" w:rsidR="008F405B" w:rsidRDefault="0073760D" w:rsidP="008F405B">
      <w:pPr>
        <w:pStyle w:val="ListParagraph"/>
        <w:numPr>
          <w:ilvl w:val="0"/>
          <w:numId w:val="20"/>
        </w:numPr>
        <w:rPr>
          <w:rFonts w:ascii="Arial" w:hAnsi="Arial" w:cs="Arial"/>
          <w:sz w:val="20"/>
          <w:szCs w:val="20"/>
        </w:rPr>
      </w:pPr>
      <w:r w:rsidRPr="008F405B">
        <w:rPr>
          <w:rFonts w:ascii="Arial" w:hAnsi="Arial" w:cs="Arial"/>
          <w:b/>
          <w:sz w:val="20"/>
          <w:szCs w:val="20"/>
          <w:rPrChange w:id="100" w:author="Villalta, Christine" w:date="2018-07-19T14:49:00Z">
            <w:rPr/>
          </w:rPrChange>
        </w:rPr>
        <w:t xml:space="preserve">If </w:t>
      </w:r>
      <w:ins w:id="101" w:author="Villalta, Christine" w:date="2018-07-19T14:52:00Z">
        <w:r w:rsidR="000C049F" w:rsidRPr="008F405B">
          <w:rPr>
            <w:rFonts w:ascii="Arial" w:hAnsi="Arial" w:cs="Arial"/>
            <w:b/>
            <w:sz w:val="20"/>
            <w:szCs w:val="20"/>
          </w:rPr>
          <w:t>it is found that a refund is owed to the customer</w:t>
        </w:r>
      </w:ins>
      <w:r w:rsidR="0029096B" w:rsidRPr="008F405B">
        <w:rPr>
          <w:rFonts w:ascii="Arial" w:hAnsi="Arial" w:cs="Arial"/>
          <w:b/>
          <w:sz w:val="20"/>
          <w:szCs w:val="20"/>
        </w:rPr>
        <w:t>,</w:t>
      </w:r>
      <w:r w:rsidR="00973240" w:rsidRPr="007961C7">
        <w:rPr>
          <w:rFonts w:ascii="Arial" w:hAnsi="Arial" w:cs="Arial"/>
          <w:sz w:val="20"/>
          <w:szCs w:val="20"/>
        </w:rPr>
        <w:t xml:space="preserve"> </w:t>
      </w:r>
      <w:r w:rsidR="008F405B">
        <w:rPr>
          <w:rFonts w:ascii="Arial" w:hAnsi="Arial" w:cs="Arial"/>
          <w:sz w:val="20"/>
          <w:szCs w:val="20"/>
        </w:rPr>
        <w:t>you have two options:</w:t>
      </w:r>
    </w:p>
    <w:p w14:paraId="33AB74C5" w14:textId="77777777" w:rsidR="00CE359A" w:rsidRDefault="00CE359A" w:rsidP="00CE359A">
      <w:pPr>
        <w:pStyle w:val="ListParagraph"/>
        <w:numPr>
          <w:ilvl w:val="1"/>
          <w:numId w:val="20"/>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53AB7970"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745EAFA7"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lastRenderedPageBreak/>
        <w:t>Once the credit memo is created, process the refund.</w:t>
      </w:r>
    </w:p>
    <w:p w14:paraId="6F857E12"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6F4261A9" w14:textId="77777777" w:rsidR="00CE359A" w:rsidRDefault="00CE359A" w:rsidP="00CE359A">
      <w:pPr>
        <w:pStyle w:val="ListParagraph"/>
        <w:numPr>
          <w:ilvl w:val="2"/>
          <w:numId w:val="20"/>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0CA05F5F" w14:textId="13A377F6" w:rsidR="000C049F" w:rsidRDefault="008F405B" w:rsidP="008F405B">
      <w:pPr>
        <w:pStyle w:val="ListParagraph"/>
        <w:numPr>
          <w:ilvl w:val="1"/>
          <w:numId w:val="20"/>
        </w:numPr>
        <w:rPr>
          <w:rFonts w:ascii="Arial" w:hAnsi="Arial" w:cs="Arial"/>
          <w:sz w:val="20"/>
          <w:szCs w:val="20"/>
        </w:rPr>
      </w:pPr>
      <w:r>
        <w:rPr>
          <w:rFonts w:ascii="Arial" w:hAnsi="Arial" w:cs="Arial"/>
          <w:sz w:val="20"/>
          <w:szCs w:val="20"/>
        </w:rPr>
        <w:t xml:space="preserve">If you do not have enough time before the dispute documentation is due, </w:t>
      </w:r>
      <w:r w:rsidR="00973240" w:rsidRPr="008F405B">
        <w:rPr>
          <w:rFonts w:ascii="Arial" w:hAnsi="Arial" w:cs="Arial"/>
          <w:sz w:val="20"/>
          <w:szCs w:val="20"/>
        </w:rPr>
        <w:t>do</w:t>
      </w:r>
      <w:r w:rsidR="0073760D" w:rsidRPr="008F405B">
        <w:rPr>
          <w:rFonts w:ascii="Arial" w:hAnsi="Arial" w:cs="Arial"/>
          <w:sz w:val="20"/>
          <w:szCs w:val="20"/>
          <w:rPrChange w:id="102" w:author="Villalta, Christine" w:date="2018-07-19T14:49:00Z">
            <w:rPr/>
          </w:rPrChange>
        </w:rPr>
        <w:t xml:space="preserve"> not dispute the chargeback.</w:t>
      </w:r>
      <w:ins w:id="103" w:author="Villalta, Christine" w:date="2018-07-19T14:52:00Z">
        <w:r w:rsidR="000C049F" w:rsidRPr="008F405B">
          <w:rPr>
            <w:rFonts w:ascii="Arial" w:hAnsi="Arial" w:cs="Arial"/>
            <w:sz w:val="20"/>
            <w:szCs w:val="20"/>
          </w:rPr>
          <w:t xml:space="preserve">  You should accept the chargeback </w:t>
        </w:r>
      </w:ins>
      <w:r w:rsidR="0074735F">
        <w:rPr>
          <w:rFonts w:ascii="Arial" w:hAnsi="Arial" w:cs="Arial"/>
          <w:sz w:val="20"/>
          <w:szCs w:val="20"/>
        </w:rPr>
        <w:t xml:space="preserve">in Paymentech </w:t>
      </w:r>
      <w:r w:rsidR="00F20A3B">
        <w:rPr>
          <w:rFonts w:ascii="Arial" w:hAnsi="Arial" w:cs="Arial"/>
          <w:sz w:val="20"/>
          <w:szCs w:val="20"/>
        </w:rPr>
        <w:t xml:space="preserve">and </w:t>
      </w:r>
      <w:r w:rsidR="0074735F">
        <w:rPr>
          <w:rFonts w:ascii="Arial" w:hAnsi="Arial" w:cs="Arial"/>
          <w:sz w:val="20"/>
          <w:szCs w:val="20"/>
        </w:rPr>
        <w:t>do the following:</w:t>
      </w:r>
    </w:p>
    <w:p w14:paraId="013DCBB2" w14:textId="4F6DBAC7" w:rsidR="0074735F" w:rsidRDefault="00605831" w:rsidP="0074735F">
      <w:pPr>
        <w:pStyle w:val="ListParagraph"/>
        <w:numPr>
          <w:ilvl w:val="2"/>
          <w:numId w:val="20"/>
        </w:numPr>
        <w:rPr>
          <w:rFonts w:ascii="Arial" w:hAnsi="Arial" w:cs="Arial"/>
          <w:sz w:val="20"/>
          <w:szCs w:val="20"/>
        </w:rPr>
      </w:pPr>
      <w:r>
        <w:rPr>
          <w:rFonts w:ascii="Arial" w:hAnsi="Arial" w:cs="Arial"/>
          <w:sz w:val="20"/>
          <w:szCs w:val="20"/>
        </w:rPr>
        <w:t>Request CSOM to create a credit memo again</w:t>
      </w:r>
      <w:r w:rsidR="00B902DD">
        <w:rPr>
          <w:rFonts w:ascii="Arial" w:hAnsi="Arial" w:cs="Arial"/>
          <w:sz w:val="20"/>
          <w:szCs w:val="20"/>
        </w:rPr>
        <w:t>st</w:t>
      </w:r>
      <w:r>
        <w:rPr>
          <w:rFonts w:ascii="Arial" w:hAnsi="Arial" w:cs="Arial"/>
          <w:sz w:val="20"/>
          <w:szCs w:val="20"/>
        </w:rPr>
        <w:t xml:space="preserve"> the invoice that has the chargeback against it.  Make sure, if there are multiple invoices/receipts, you request it against the correct invoice.</w:t>
      </w:r>
    </w:p>
    <w:p w14:paraId="7D2FFE10" w14:textId="47EB225B" w:rsidR="00605831" w:rsidRDefault="00605831" w:rsidP="0074735F">
      <w:pPr>
        <w:pStyle w:val="ListParagraph"/>
        <w:numPr>
          <w:ilvl w:val="2"/>
          <w:numId w:val="20"/>
        </w:numPr>
        <w:rPr>
          <w:rFonts w:ascii="Arial" w:hAnsi="Arial" w:cs="Arial"/>
          <w:sz w:val="20"/>
          <w:szCs w:val="20"/>
        </w:rPr>
      </w:pPr>
      <w:r>
        <w:rPr>
          <w:rFonts w:ascii="Arial" w:hAnsi="Arial" w:cs="Arial"/>
          <w:sz w:val="20"/>
          <w:szCs w:val="20"/>
        </w:rPr>
        <w:t>Make sure that you note you do not want to process a refund for this credit memo</w:t>
      </w:r>
    </w:p>
    <w:p w14:paraId="2B8A1CD0" w14:textId="2AA7EAE4" w:rsidR="00605831" w:rsidRDefault="00605831" w:rsidP="0074735F">
      <w:pPr>
        <w:pStyle w:val="ListParagraph"/>
        <w:numPr>
          <w:ilvl w:val="2"/>
          <w:numId w:val="20"/>
        </w:numPr>
        <w:rPr>
          <w:ins w:id="104" w:author="Villalta, Christine" w:date="2018-07-19T14:54:00Z"/>
          <w:rFonts w:ascii="Arial" w:hAnsi="Arial" w:cs="Arial"/>
          <w:sz w:val="20"/>
          <w:szCs w:val="20"/>
        </w:rPr>
      </w:pPr>
      <w:r>
        <w:rPr>
          <w:rFonts w:ascii="Arial" w:hAnsi="Arial" w:cs="Arial"/>
          <w:sz w:val="20"/>
          <w:szCs w:val="20"/>
        </w:rPr>
        <w:t>Apply the credit memo to the debit memo for the chargeback (which should have a balance due)</w:t>
      </w:r>
    </w:p>
    <w:p w14:paraId="753CBB4E" w14:textId="4DDD045A" w:rsidR="00973240" w:rsidRPr="00605831" w:rsidRDefault="000C049F" w:rsidP="00605831">
      <w:pPr>
        <w:pStyle w:val="ListParagraph"/>
        <w:numPr>
          <w:ilvl w:val="0"/>
          <w:numId w:val="20"/>
        </w:numPr>
        <w:rPr>
          <w:rFonts w:ascii="Arial" w:hAnsi="Arial" w:cs="Arial"/>
          <w:sz w:val="20"/>
          <w:szCs w:val="20"/>
        </w:rPr>
      </w:pPr>
      <w:ins w:id="105" w:author="Villalta, Christine" w:date="2018-07-19T14:54:00Z">
        <w:r w:rsidRPr="00605831">
          <w:rPr>
            <w:rFonts w:ascii="Arial" w:hAnsi="Arial" w:cs="Arial"/>
            <w:b/>
            <w:sz w:val="20"/>
            <w:szCs w:val="20"/>
          </w:rPr>
          <w:t>If it is found that a refund is not owed to the customer,</w:t>
        </w:r>
        <w:r>
          <w:rPr>
            <w:rFonts w:ascii="Arial" w:hAnsi="Arial" w:cs="Arial"/>
            <w:sz w:val="20"/>
            <w:szCs w:val="20"/>
          </w:rPr>
          <w:t xml:space="preserve"> dispute the chargeback and provide documentation that state</w:t>
        </w:r>
      </w:ins>
      <w:ins w:id="106" w:author="Villalta, Christine" w:date="2018-07-19T14:55:00Z">
        <w:r>
          <w:rPr>
            <w:rFonts w:ascii="Arial" w:hAnsi="Arial" w:cs="Arial"/>
            <w:sz w:val="20"/>
            <w:szCs w:val="20"/>
          </w:rPr>
          <w:t>s why they aren’t owed a refund, along with the proof of sale documentation (below).  An example of this is below in the templ</w:t>
        </w:r>
      </w:ins>
      <w:ins w:id="107" w:author="Villalta, Christine" w:date="2018-07-19T14:56:00Z">
        <w:r>
          <w:rPr>
            <w:rFonts w:ascii="Arial" w:hAnsi="Arial" w:cs="Arial"/>
            <w:sz w:val="20"/>
            <w:szCs w:val="20"/>
          </w:rPr>
          <w:t>ate section.</w:t>
        </w:r>
      </w:ins>
      <w:ins w:id="108" w:author="Villalta, Christine" w:date="2018-07-19T15:47:00Z">
        <w:r w:rsidR="00AB4336">
          <w:rPr>
            <w:rFonts w:ascii="Arial" w:hAnsi="Arial" w:cs="Arial"/>
            <w:sz w:val="20"/>
            <w:szCs w:val="20"/>
          </w:rPr>
          <w:t xml:space="preserve">  The example is for a customer that </w:t>
        </w:r>
      </w:ins>
      <w:r w:rsidR="00973240">
        <w:rPr>
          <w:rFonts w:ascii="Arial" w:hAnsi="Arial" w:cs="Arial"/>
          <w:sz w:val="20"/>
          <w:szCs w:val="20"/>
        </w:rPr>
        <w:t>is saying they are owed a refund, but we do not have any record of them requesting a refund from us or any reason why they should receive a refund.</w:t>
      </w:r>
      <w:r w:rsidR="00111C41">
        <w:rPr>
          <w:rFonts w:ascii="Arial" w:hAnsi="Arial" w:cs="Arial"/>
          <w:sz w:val="20"/>
          <w:szCs w:val="20"/>
        </w:rPr>
        <w:t xml:space="preserve">  Please note: this is only an example.  The </w:t>
      </w:r>
      <w:r w:rsidR="00605831">
        <w:rPr>
          <w:rFonts w:ascii="Arial" w:hAnsi="Arial" w:cs="Arial"/>
          <w:sz w:val="20"/>
          <w:szCs w:val="20"/>
        </w:rPr>
        <w:t>note at the top may need to be changed for each individual situation, depending on what is found when researching the customer account.  You will need to use your judgement.</w:t>
      </w:r>
    </w:p>
    <w:p w14:paraId="4348B1DB" w14:textId="445E042E" w:rsidR="00EF29A4" w:rsidRPr="00EF29A4" w:rsidRDefault="00B06142" w:rsidP="00605831">
      <w:pPr>
        <w:pStyle w:val="ListParagraph"/>
        <w:numPr>
          <w:ilvl w:val="1"/>
          <w:numId w:val="20"/>
        </w:numPr>
        <w:rPr>
          <w:ins w:id="109" w:author="Villalta, Christine" w:date="2018-08-20T10:59:00Z"/>
          <w:rFonts w:ascii="Arial" w:hAnsi="Arial" w:cs="Arial"/>
          <w:b/>
          <w:sz w:val="20"/>
          <w:szCs w:val="20"/>
          <w:highlight w:val="yellow"/>
        </w:rPr>
      </w:pPr>
      <w:ins w:id="110" w:author="Villalta, Christine" w:date="2018-08-20T14:15:00Z">
        <w:r w:rsidRPr="00B06142">
          <w:rPr>
            <w:rFonts w:ascii="Arial" w:hAnsi="Arial" w:cs="Arial"/>
            <w:b/>
            <w:sz w:val="20"/>
            <w:szCs w:val="20"/>
            <w:highlight w:val="yellow"/>
            <w:rPrChange w:id="111" w:author="Villalta, Christine" w:date="2018-08-20T14:16:00Z">
              <w:rPr>
                <w:rFonts w:ascii="Arial" w:hAnsi="Arial" w:cs="Arial"/>
                <w:sz w:val="20"/>
                <w:szCs w:val="20"/>
              </w:rPr>
            </w:rPrChange>
          </w:rPr>
          <w:t xml:space="preserve">Make sure to </w:t>
        </w:r>
      </w:ins>
      <w:ins w:id="112" w:author="Villalta, Christine" w:date="2018-08-20T14:16:00Z">
        <w:r w:rsidRPr="00B06142">
          <w:rPr>
            <w:rFonts w:ascii="Arial" w:hAnsi="Arial" w:cs="Arial"/>
            <w:b/>
            <w:sz w:val="20"/>
            <w:szCs w:val="20"/>
            <w:highlight w:val="yellow"/>
            <w:rPrChange w:id="113" w:author="Villalta, Christine" w:date="2018-08-20T14:16:00Z">
              <w:rPr>
                <w:rFonts w:ascii="Arial" w:hAnsi="Arial" w:cs="Arial"/>
                <w:sz w:val="20"/>
                <w:szCs w:val="20"/>
              </w:rPr>
            </w:rPrChange>
          </w:rPr>
          <w:t xml:space="preserve">ALWAYS </w:t>
        </w:r>
      </w:ins>
      <w:ins w:id="114" w:author="Villalta, Christine" w:date="2018-08-20T14:15:00Z">
        <w:r w:rsidRPr="00B06142">
          <w:rPr>
            <w:rFonts w:ascii="Arial" w:hAnsi="Arial" w:cs="Arial"/>
            <w:b/>
            <w:sz w:val="20"/>
            <w:szCs w:val="20"/>
            <w:highlight w:val="yellow"/>
            <w:rPrChange w:id="115" w:author="Villalta, Christine" w:date="2018-08-20T14:16:00Z">
              <w:rPr>
                <w:rFonts w:ascii="Arial" w:hAnsi="Arial" w:cs="Arial"/>
                <w:sz w:val="20"/>
                <w:szCs w:val="20"/>
              </w:rPr>
            </w:rPrChange>
          </w:rPr>
          <w:t>include</w:t>
        </w:r>
        <w:r w:rsidRPr="00B06142">
          <w:rPr>
            <w:rFonts w:ascii="Arial" w:hAnsi="Arial" w:cs="Arial"/>
            <w:b/>
            <w:sz w:val="20"/>
            <w:szCs w:val="20"/>
            <w:highlight w:val="yellow"/>
          </w:rPr>
          <w:t xml:space="preserve"> the online disclaimer</w:t>
        </w:r>
      </w:ins>
      <w:ins w:id="116" w:author="Villalta, Christine" w:date="2018-08-20T14:16:00Z">
        <w:r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117" w:author="Villalta, Christine" w:date="2018-08-20T14:16:00Z">
        <w:r w:rsidRPr="00B06142">
          <w:rPr>
            <w:rFonts w:ascii="Arial" w:hAnsi="Arial" w:cs="Arial"/>
            <w:b/>
            <w:sz w:val="20"/>
            <w:szCs w:val="20"/>
            <w:highlight w:val="yellow"/>
          </w:rPr>
          <w:t xml:space="preserve"> policy to the chargeback documentation (included in the attached templates)</w:t>
        </w:r>
      </w:ins>
    </w:p>
    <w:p w14:paraId="0C9A3552" w14:textId="77777777" w:rsidR="00A60410" w:rsidRPr="000C049F" w:rsidRDefault="00A60410">
      <w:pPr>
        <w:pStyle w:val="ListParagraph"/>
        <w:ind w:left="2520"/>
        <w:rPr>
          <w:rFonts w:ascii="Arial" w:hAnsi="Arial" w:cs="Arial"/>
          <w:sz w:val="20"/>
          <w:szCs w:val="20"/>
          <w:rPrChange w:id="118" w:author="Villalta, Christine" w:date="2018-07-19T14:49:00Z">
            <w:rPr/>
          </w:rPrChange>
        </w:rPr>
        <w:pPrChange w:id="119" w:author="Villalta, Christine" w:date="2018-08-20T10:59:00Z">
          <w:pPr>
            <w:pStyle w:val="ListParagraph"/>
            <w:numPr>
              <w:ilvl w:val="1"/>
              <w:numId w:val="20"/>
            </w:numPr>
            <w:ind w:left="2520" w:hanging="360"/>
          </w:pPr>
        </w:pPrChange>
      </w:pPr>
    </w:p>
    <w:p w14:paraId="6FAC3AE5" w14:textId="21E3B522" w:rsidR="00EF29A4" w:rsidRDefault="00EF29A4" w:rsidP="00EF29A4">
      <w:pPr>
        <w:pStyle w:val="Style4"/>
        <w:rPr>
          <w:b/>
        </w:rPr>
      </w:pPr>
      <w:r w:rsidRPr="00EF29A4">
        <w:rPr>
          <w:b/>
        </w:rPr>
        <w:t>Duplicate Processing</w:t>
      </w:r>
    </w:p>
    <w:p w14:paraId="6DFF22F6" w14:textId="0B2B2CB3" w:rsidR="00972D00" w:rsidRDefault="00972D00" w:rsidP="00972D00">
      <w:pPr>
        <w:pStyle w:val="Style4"/>
        <w:numPr>
          <w:ilvl w:val="0"/>
          <w:numId w:val="0"/>
        </w:numPr>
        <w:ind w:left="1224"/>
        <w:rPr>
          <w:sz w:val="20"/>
          <w:szCs w:val="20"/>
        </w:rPr>
      </w:pPr>
      <w:ins w:id="120" w:author="Villalta, Christine" w:date="2018-08-20T11:02:00Z">
        <w:r>
          <w:rPr>
            <w:sz w:val="20"/>
            <w:szCs w:val="20"/>
          </w:rPr>
          <w:t xml:space="preserve">If a cardholder </w:t>
        </w:r>
      </w:ins>
      <w:r>
        <w:rPr>
          <w:sz w:val="20"/>
          <w:szCs w:val="20"/>
        </w:rPr>
        <w:t>raised a chargeback for duplicate processing</w:t>
      </w:r>
      <w:ins w:id="121" w:author="Villalta, Christine" w:date="2018-08-20T11:02:00Z">
        <w:r>
          <w:rPr>
            <w:sz w:val="20"/>
            <w:szCs w:val="20"/>
          </w:rPr>
          <w:t xml:space="preserve">, </w:t>
        </w:r>
      </w:ins>
      <w:r>
        <w:rPr>
          <w:sz w:val="20"/>
          <w:szCs w:val="20"/>
        </w:rPr>
        <w:t>we need to research if a refund was given or if they did in fact get charged twice, for the same product.</w:t>
      </w:r>
    </w:p>
    <w:p w14:paraId="409284AF" w14:textId="6D77566B"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First, check if a refund has been given by following the above steps 4.2.1 (Refund Processed…)</w:t>
      </w:r>
    </w:p>
    <w:p w14:paraId="163B2728" w14:textId="6D3C65F0"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there was, follow the steps above to dispute the chargeback and upload the documentation proving the refund was given</w:t>
      </w:r>
    </w:p>
    <w:p w14:paraId="37181C07" w14:textId="77777777" w:rsidR="00972D00" w:rsidRDefault="00972D00" w:rsidP="00972D00">
      <w:pPr>
        <w:pStyle w:val="ListParagraph"/>
        <w:numPr>
          <w:ilvl w:val="0"/>
          <w:numId w:val="31"/>
        </w:numPr>
        <w:rPr>
          <w:rFonts w:ascii="Arial" w:hAnsi="Arial" w:cs="Arial"/>
          <w:sz w:val="20"/>
          <w:szCs w:val="20"/>
        </w:rPr>
      </w:pPr>
      <w:r>
        <w:rPr>
          <w:rFonts w:ascii="Arial" w:hAnsi="Arial" w:cs="Arial"/>
          <w:sz w:val="20"/>
          <w:szCs w:val="20"/>
        </w:rPr>
        <w:t>If not, you will need to research the customer’s account in Oracle, the same as step 5 in section 4.2.1 above.  You should review the account for two charges in the same day.  If there are multiple orders, look at the line items of the orders to see the product.</w:t>
      </w:r>
    </w:p>
    <w:p w14:paraId="411F8A6B" w14:textId="54C37203" w:rsidR="00972D00" w:rsidRDefault="00972D00" w:rsidP="00972D00">
      <w:pPr>
        <w:pStyle w:val="ListParagraph"/>
        <w:numPr>
          <w:ilvl w:val="1"/>
          <w:numId w:val="31"/>
        </w:numPr>
        <w:rPr>
          <w:rFonts w:ascii="Arial" w:hAnsi="Arial" w:cs="Arial"/>
          <w:sz w:val="20"/>
          <w:szCs w:val="20"/>
        </w:rPr>
      </w:pPr>
      <w:r>
        <w:rPr>
          <w:rFonts w:ascii="Arial" w:hAnsi="Arial" w:cs="Arial"/>
          <w:sz w:val="20"/>
          <w:szCs w:val="20"/>
        </w:rPr>
        <w:t>If the product is the same, and it is determined it is a duplicate charge, then the customer is owed a refund and you should follow step 6 of section 4.2.1 above.</w:t>
      </w:r>
    </w:p>
    <w:p w14:paraId="68F9B401" w14:textId="718385E8" w:rsidR="00972D00" w:rsidRPr="00A55ED5" w:rsidRDefault="00972D00" w:rsidP="00972D00">
      <w:pPr>
        <w:pStyle w:val="ListParagraph"/>
        <w:numPr>
          <w:ilvl w:val="1"/>
          <w:numId w:val="31"/>
        </w:numPr>
        <w:rPr>
          <w:rFonts w:ascii="Arial" w:hAnsi="Arial" w:cs="Arial"/>
          <w:sz w:val="20"/>
          <w:szCs w:val="20"/>
        </w:rPr>
      </w:pPr>
      <w:r>
        <w:rPr>
          <w:rFonts w:ascii="Arial" w:hAnsi="Arial" w:cs="Arial"/>
          <w:sz w:val="20"/>
          <w:szCs w:val="20"/>
        </w:rPr>
        <w:t xml:space="preserve">If the product is different, and it is determined it is not a duplicate charge, you should dispute the chargeback and follow </w:t>
      </w:r>
      <w:r w:rsidR="00DD5E31">
        <w:rPr>
          <w:rFonts w:ascii="Arial" w:hAnsi="Arial" w:cs="Arial"/>
          <w:sz w:val="20"/>
          <w:szCs w:val="20"/>
        </w:rPr>
        <w:t>section 4.2.3 below.  Make sure to provide the details of BOTH transactions in Paris, so it shows there were multiple products purchased.  Below is a template in the template section for duplicate processing.  This is an example where the cardholder did in fact purchase two different products.  Please note: this is only an example.  The note at the top may need to be changed for each individual situation, depending on what is found when researching the customer account.  You will need to use your judgement.</w:t>
      </w:r>
    </w:p>
    <w:p w14:paraId="125E77DE" w14:textId="77777777" w:rsidR="00972D00" w:rsidRPr="00972D00" w:rsidRDefault="00972D00" w:rsidP="00972D00">
      <w:pPr>
        <w:pStyle w:val="Style4"/>
        <w:numPr>
          <w:ilvl w:val="0"/>
          <w:numId w:val="0"/>
        </w:numPr>
        <w:ind w:left="1224"/>
        <w:rPr>
          <w:sz w:val="20"/>
          <w:szCs w:val="20"/>
        </w:rPr>
      </w:pPr>
    </w:p>
    <w:p w14:paraId="17C87592" w14:textId="65D3212A" w:rsidR="000A1FD0" w:rsidRPr="002F6E32" w:rsidRDefault="00190749">
      <w:pPr>
        <w:pStyle w:val="Style4"/>
        <w:pPrChange w:id="122" w:author="Villalta, Christine" w:date="2018-08-20T10:51:00Z">
          <w:pPr>
            <w:pStyle w:val="Style2"/>
          </w:pPr>
        </w:pPrChange>
      </w:pPr>
      <w:r w:rsidRPr="003E680F">
        <w:rPr>
          <w:b/>
          <w:rPrChange w:id="123" w:author="Villalta, Christine" w:date="2018-08-20T10:53:00Z">
            <w:rPr>
              <w:b w:val="0"/>
              <w:bCs w:val="0"/>
              <w:i w:val="0"/>
              <w:iCs w:val="0"/>
            </w:rPr>
          </w:rPrChange>
        </w:rPr>
        <w:t>Proof of Sale Documentation (</w:t>
      </w:r>
      <w:ins w:id="124" w:author="Villalta, Christine" w:date="2018-08-20T10:53:00Z">
        <w:r w:rsidR="003E680F" w:rsidRPr="003E680F">
          <w:rPr>
            <w:b/>
            <w:rPrChange w:id="125" w:author="Villalta, Christine" w:date="2018-08-20T10:53:00Z">
              <w:rPr>
                <w:b w:val="0"/>
                <w:bCs w:val="0"/>
                <w:i w:val="0"/>
                <w:iCs w:val="0"/>
              </w:rPr>
            </w:rPrChange>
          </w:rPr>
          <w:t xml:space="preserve">Research in </w:t>
        </w:r>
      </w:ins>
      <w:r w:rsidRPr="003E680F">
        <w:rPr>
          <w:b/>
          <w:rPrChange w:id="126" w:author="Villalta, Christine" w:date="2018-08-20T10:53:00Z">
            <w:rPr>
              <w:b w:val="0"/>
              <w:bCs w:val="0"/>
              <w:i w:val="0"/>
              <w:iCs w:val="0"/>
            </w:rPr>
          </w:rPrChange>
        </w:rPr>
        <w:t>Safetech)</w:t>
      </w:r>
    </w:p>
    <w:p w14:paraId="005317C4" w14:textId="0A32A33F" w:rsidR="000A1FD0" w:rsidRDefault="00A60410">
      <w:pPr>
        <w:pStyle w:val="Style3"/>
        <w:ind w:left="1224"/>
        <w:rPr>
          <w:sz w:val="20"/>
          <w:szCs w:val="20"/>
        </w:rPr>
        <w:pPrChange w:id="127" w:author="Villalta, Christine" w:date="2018-08-20T10:57:00Z">
          <w:pPr>
            <w:pStyle w:val="Style3"/>
            <w:ind w:left="720"/>
          </w:pPr>
        </w:pPrChange>
      </w:pPr>
      <w:ins w:id="128" w:author="Villalta, Christine" w:date="2018-08-20T11:02:00Z">
        <w:r>
          <w:rPr>
            <w:sz w:val="20"/>
            <w:szCs w:val="20"/>
          </w:rPr>
          <w:t>If a cardholder is stating they did not authorize/participate in the transaction, the merchandise was not received, or any reason that we may need</w:t>
        </w:r>
      </w:ins>
      <w:ins w:id="129" w:author="Villalta, Christine" w:date="2018-08-20T11:03:00Z">
        <w:r>
          <w:rPr>
            <w:sz w:val="20"/>
            <w:szCs w:val="20"/>
          </w:rPr>
          <w:t xml:space="preserve"> to provide proof of sale, we will need to provide the </w:t>
        </w:r>
      </w:ins>
      <w:ins w:id="130" w:author="Villalta, Christine" w:date="2018-08-20T11:52:00Z">
        <w:r w:rsidR="000C4C2D">
          <w:rPr>
            <w:sz w:val="20"/>
            <w:szCs w:val="20"/>
          </w:rPr>
          <w:t>documentation for the proof of sale</w:t>
        </w:r>
      </w:ins>
      <w:ins w:id="131" w:author="Villalta, Christine" w:date="2018-08-20T11:03:00Z">
        <w:r>
          <w:rPr>
            <w:sz w:val="20"/>
            <w:szCs w:val="20"/>
          </w:rPr>
          <w:t xml:space="preserve">.  </w:t>
        </w:r>
      </w:ins>
      <w:r w:rsidR="00190749" w:rsidRPr="00190749">
        <w:rPr>
          <w:sz w:val="20"/>
          <w:szCs w:val="20"/>
        </w:rPr>
        <w:t>Since we do not have the cardholder information, we can only provide what we have for the customer’s bank to review.  The following steps are to pull the documentation required:</w:t>
      </w:r>
    </w:p>
    <w:p w14:paraId="713D9EE2" w14:textId="0A37206E" w:rsidR="00190749" w:rsidRPr="00A55ED5" w:rsidRDefault="00190749">
      <w:pPr>
        <w:pStyle w:val="ListParagraph"/>
        <w:numPr>
          <w:ilvl w:val="0"/>
          <w:numId w:val="31"/>
        </w:numPr>
        <w:rPr>
          <w:rFonts w:ascii="Arial" w:hAnsi="Arial" w:cs="Arial"/>
          <w:sz w:val="20"/>
          <w:szCs w:val="20"/>
        </w:rPr>
        <w:pPrChange w:id="132" w:author="Villalta, Christine" w:date="2018-08-20T10:59:00Z">
          <w:pPr>
            <w:pStyle w:val="ListParagraph"/>
            <w:numPr>
              <w:numId w:val="20"/>
            </w:numPr>
            <w:ind w:left="1440" w:hanging="360"/>
          </w:pPr>
        </w:pPrChange>
      </w:pPr>
      <w:r w:rsidRPr="00A55ED5">
        <w:rPr>
          <w:rFonts w:ascii="Arial" w:hAnsi="Arial" w:cs="Arial"/>
          <w:sz w:val="20"/>
          <w:szCs w:val="20"/>
        </w:rPr>
        <w:t>Log in to Safetech at https://safetech.chasepaymentech.com/login.html</w:t>
      </w:r>
    </w:p>
    <w:p w14:paraId="64053158" w14:textId="77777777" w:rsidR="00190749" w:rsidRPr="00A55ED5" w:rsidRDefault="00190749">
      <w:pPr>
        <w:pStyle w:val="ListParagraph"/>
        <w:numPr>
          <w:ilvl w:val="0"/>
          <w:numId w:val="31"/>
        </w:numPr>
        <w:rPr>
          <w:rFonts w:ascii="Arial" w:hAnsi="Arial" w:cs="Arial"/>
          <w:sz w:val="20"/>
          <w:szCs w:val="20"/>
        </w:rPr>
        <w:pPrChange w:id="133" w:author="Villalta, Christine" w:date="2018-08-20T10:59:00Z">
          <w:pPr>
            <w:pStyle w:val="ListParagraph"/>
            <w:numPr>
              <w:numId w:val="20"/>
            </w:numPr>
            <w:ind w:left="1440" w:hanging="360"/>
          </w:pPr>
        </w:pPrChange>
      </w:pPr>
      <w:r w:rsidRPr="00A55ED5">
        <w:rPr>
          <w:rFonts w:ascii="Arial" w:hAnsi="Arial" w:cs="Arial"/>
          <w:sz w:val="20"/>
          <w:szCs w:val="20"/>
        </w:rPr>
        <w:t>Click on Reports</w:t>
      </w:r>
    </w:p>
    <w:p w14:paraId="3642F6E1" w14:textId="77777777" w:rsidR="00190749" w:rsidRPr="00C82C86" w:rsidRDefault="00190749" w:rsidP="00190749">
      <w:pPr>
        <w:pStyle w:val="ListParagraph"/>
        <w:ind w:left="1260"/>
        <w:rPr>
          <w:rFonts w:ascii="Arial" w:hAnsi="Arial" w:cs="Arial"/>
          <w:sz w:val="20"/>
          <w:szCs w:val="20"/>
        </w:rPr>
      </w:pPr>
    </w:p>
    <w:p w14:paraId="4205DD85" w14:textId="7540966D" w:rsidR="00190749" w:rsidRPr="00C82C86" w:rsidRDefault="009B6012" w:rsidP="00190749">
      <w:pPr>
        <w:ind w:firstLine="720"/>
        <w:rPr>
          <w:rFonts w:cs="Arial"/>
          <w:szCs w:val="20"/>
        </w:rPr>
      </w:pPr>
      <w:r w:rsidRPr="003B37BC">
        <w:rPr>
          <w:rFonts w:cs="Arial"/>
          <w:noProof/>
          <w:szCs w:val="20"/>
        </w:rPr>
        <w:lastRenderedPageBreak/>
        <w:drawing>
          <wp:inline distT="0" distB="0" distL="0" distR="0" wp14:anchorId="1EA6218C" wp14:editId="11689C4B">
            <wp:extent cx="5943600" cy="904875"/>
            <wp:effectExtent l="0" t="0" r="0" b="0"/>
            <wp:docPr id="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7610119A" w14:textId="77777777" w:rsidR="00190749" w:rsidRPr="00C82C86" w:rsidRDefault="00190749" w:rsidP="00190749">
      <w:pPr>
        <w:rPr>
          <w:rFonts w:cs="Arial"/>
          <w:szCs w:val="20"/>
        </w:rPr>
      </w:pPr>
    </w:p>
    <w:p w14:paraId="61803C6D" w14:textId="77777777" w:rsidR="00190749" w:rsidRPr="00C82C86" w:rsidRDefault="00190749">
      <w:pPr>
        <w:pStyle w:val="ListParagraph"/>
        <w:numPr>
          <w:ilvl w:val="0"/>
          <w:numId w:val="31"/>
        </w:numPr>
        <w:rPr>
          <w:rFonts w:ascii="Arial" w:hAnsi="Arial" w:cs="Arial"/>
          <w:sz w:val="20"/>
          <w:szCs w:val="20"/>
        </w:rPr>
        <w:pPrChange w:id="134" w:author="Villalta, Christine" w:date="2018-08-20T10:59:00Z">
          <w:pPr>
            <w:pStyle w:val="ListParagraph"/>
            <w:numPr>
              <w:numId w:val="20"/>
            </w:numPr>
            <w:ind w:left="1440" w:hanging="360"/>
          </w:pPr>
        </w:pPrChange>
      </w:pPr>
      <w:r w:rsidRPr="00C82C86">
        <w:rPr>
          <w:rFonts w:ascii="Arial" w:hAnsi="Arial" w:cs="Arial"/>
          <w:sz w:val="20"/>
          <w:szCs w:val="20"/>
        </w:rPr>
        <w:t>Click Order Search</w:t>
      </w:r>
    </w:p>
    <w:p w14:paraId="0F9B08A1" w14:textId="77777777" w:rsidR="00190749" w:rsidRPr="00C82C86" w:rsidRDefault="00190749">
      <w:pPr>
        <w:pStyle w:val="ListParagraph"/>
        <w:numPr>
          <w:ilvl w:val="0"/>
          <w:numId w:val="31"/>
        </w:numPr>
        <w:rPr>
          <w:rFonts w:ascii="Arial" w:hAnsi="Arial" w:cs="Arial"/>
          <w:sz w:val="20"/>
          <w:szCs w:val="20"/>
        </w:rPr>
        <w:pPrChange w:id="135" w:author="Villalta, Christine" w:date="2018-08-20T10:59:00Z">
          <w:pPr>
            <w:pStyle w:val="ListParagraph"/>
            <w:numPr>
              <w:numId w:val="20"/>
            </w:numPr>
            <w:ind w:left="1440" w:hanging="360"/>
          </w:pPr>
        </w:pPrChange>
      </w:pPr>
      <w:r w:rsidRPr="00C82C86">
        <w:rPr>
          <w:rFonts w:ascii="Arial" w:hAnsi="Arial" w:cs="Arial"/>
          <w:sz w:val="20"/>
          <w:szCs w:val="20"/>
        </w:rPr>
        <w:t>In the search criteria on the left, enter the Order # from Paymentech into the Order Number field (usually starts with MHHEDG or SEG)</w:t>
      </w:r>
    </w:p>
    <w:p w14:paraId="1B1E7492" w14:textId="5E0CE7EE" w:rsidR="00190749" w:rsidRDefault="00190749">
      <w:pPr>
        <w:pStyle w:val="ListParagraph"/>
        <w:numPr>
          <w:ilvl w:val="0"/>
          <w:numId w:val="31"/>
        </w:numPr>
        <w:rPr>
          <w:rFonts w:ascii="Arial" w:hAnsi="Arial" w:cs="Arial"/>
          <w:sz w:val="20"/>
          <w:szCs w:val="20"/>
        </w:rPr>
        <w:pPrChange w:id="136" w:author="Villalta, Christine" w:date="2018-08-20T10:59:00Z">
          <w:pPr>
            <w:pStyle w:val="ListParagraph"/>
            <w:numPr>
              <w:numId w:val="20"/>
            </w:numPr>
            <w:ind w:left="1440" w:hanging="360"/>
          </w:pPr>
        </w:pPrChange>
      </w:pPr>
      <w:r w:rsidRPr="00C82C86">
        <w:rPr>
          <w:rFonts w:ascii="Arial" w:hAnsi="Arial" w:cs="Arial"/>
          <w:sz w:val="20"/>
          <w:szCs w:val="20"/>
        </w:rPr>
        <w:t>Hit Search</w:t>
      </w:r>
    </w:p>
    <w:p w14:paraId="302A7213" w14:textId="77777777" w:rsidR="00A55ED5" w:rsidRPr="00A55ED5" w:rsidRDefault="00A55ED5" w:rsidP="00A55ED5">
      <w:pPr>
        <w:pStyle w:val="ListParagraph"/>
        <w:ind w:left="1080"/>
        <w:rPr>
          <w:rFonts w:ascii="Arial" w:hAnsi="Arial" w:cs="Arial"/>
          <w:sz w:val="20"/>
          <w:szCs w:val="20"/>
        </w:rPr>
      </w:pPr>
    </w:p>
    <w:p w14:paraId="7A6AC879" w14:textId="5FE7C86B" w:rsidR="00190749" w:rsidRPr="00C82C86" w:rsidRDefault="009B6012" w:rsidP="00190749">
      <w:pPr>
        <w:pStyle w:val="ListParagraph"/>
        <w:rPr>
          <w:rFonts w:ascii="Arial" w:hAnsi="Arial" w:cs="Arial"/>
          <w:sz w:val="20"/>
          <w:szCs w:val="20"/>
        </w:rPr>
      </w:pPr>
      <w:r w:rsidRPr="003B37BC">
        <w:rPr>
          <w:rFonts w:ascii="Arial" w:hAnsi="Arial" w:cs="Arial"/>
          <w:noProof/>
          <w:sz w:val="20"/>
          <w:szCs w:val="20"/>
        </w:rPr>
        <w:drawing>
          <wp:inline distT="0" distB="0" distL="0" distR="0" wp14:anchorId="2272B462" wp14:editId="7829351E">
            <wp:extent cx="1533525" cy="2600325"/>
            <wp:effectExtent l="0" t="0" r="0" b="0"/>
            <wp:docPr id="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600325"/>
                    </a:xfrm>
                    <a:prstGeom prst="rect">
                      <a:avLst/>
                    </a:prstGeom>
                    <a:noFill/>
                    <a:ln>
                      <a:noFill/>
                    </a:ln>
                  </pic:spPr>
                </pic:pic>
              </a:graphicData>
            </a:graphic>
          </wp:inline>
        </w:drawing>
      </w:r>
    </w:p>
    <w:p w14:paraId="6D99B613" w14:textId="77777777" w:rsidR="00190749" w:rsidRPr="00C82C86" w:rsidRDefault="00190749" w:rsidP="00190749">
      <w:pPr>
        <w:pStyle w:val="ListParagraph"/>
        <w:rPr>
          <w:rFonts w:ascii="Arial" w:hAnsi="Arial" w:cs="Arial"/>
          <w:sz w:val="20"/>
          <w:szCs w:val="20"/>
        </w:rPr>
      </w:pPr>
    </w:p>
    <w:p w14:paraId="3CEAFB4D" w14:textId="77777777" w:rsidR="00190749" w:rsidRPr="00C82C86" w:rsidRDefault="00190749">
      <w:pPr>
        <w:pStyle w:val="ListParagraph"/>
        <w:numPr>
          <w:ilvl w:val="0"/>
          <w:numId w:val="31"/>
        </w:numPr>
        <w:rPr>
          <w:rFonts w:ascii="Arial" w:hAnsi="Arial" w:cs="Arial"/>
          <w:sz w:val="20"/>
          <w:szCs w:val="20"/>
        </w:rPr>
        <w:pPrChange w:id="137" w:author="Villalta, Christine" w:date="2018-08-20T10:59:00Z">
          <w:pPr>
            <w:pStyle w:val="ListParagraph"/>
            <w:numPr>
              <w:numId w:val="20"/>
            </w:numPr>
            <w:ind w:left="1440" w:hanging="360"/>
          </w:pPr>
        </w:pPrChange>
      </w:pPr>
      <w:r w:rsidRPr="00C82C86">
        <w:rPr>
          <w:rFonts w:ascii="Arial" w:hAnsi="Arial" w:cs="Arial"/>
          <w:sz w:val="20"/>
          <w:szCs w:val="20"/>
        </w:rPr>
        <w:t>Verify the transaction info matches the transaction in Paymentech (to make sure you pulled up the correct transaction)</w:t>
      </w:r>
    </w:p>
    <w:p w14:paraId="1DB79151" w14:textId="7B2DF17D" w:rsidR="00190749" w:rsidRDefault="00190749">
      <w:pPr>
        <w:pStyle w:val="ListParagraph"/>
        <w:numPr>
          <w:ilvl w:val="0"/>
          <w:numId w:val="31"/>
        </w:numPr>
        <w:rPr>
          <w:rFonts w:ascii="Arial" w:hAnsi="Arial" w:cs="Arial"/>
          <w:sz w:val="20"/>
          <w:szCs w:val="20"/>
        </w:rPr>
        <w:pPrChange w:id="138" w:author="Villalta, Christine" w:date="2018-08-20T10:59:00Z">
          <w:pPr>
            <w:pStyle w:val="ListParagraph"/>
            <w:numPr>
              <w:numId w:val="20"/>
            </w:numPr>
            <w:ind w:left="1440" w:hanging="360"/>
          </w:pPr>
        </w:pPrChange>
      </w:pPr>
      <w:r w:rsidRPr="00C82C86">
        <w:rPr>
          <w:rFonts w:ascii="Arial" w:hAnsi="Arial" w:cs="Arial"/>
          <w:sz w:val="20"/>
          <w:szCs w:val="20"/>
        </w:rPr>
        <w:t xml:space="preserve">Take a screenshot of the data, </w:t>
      </w:r>
      <w:ins w:id="139" w:author="Villalta, Christine" w:date="2018-08-20T11:57:00Z">
        <w:r w:rsidR="00D4100B">
          <w:rPr>
            <w:rFonts w:ascii="Arial" w:hAnsi="Arial" w:cs="Arial"/>
            <w:sz w:val="20"/>
            <w:szCs w:val="20"/>
          </w:rPr>
          <w:t>from the Transaction Summary section to the User Defined Fields section.</w:t>
        </w:r>
      </w:ins>
      <w:del w:id="140" w:author="Villalta, Christine" w:date="2018-08-20T11:57:00Z">
        <w:r w:rsidRPr="00C82C86" w:rsidDel="00D4100B">
          <w:rPr>
            <w:rFonts w:ascii="Arial" w:hAnsi="Arial" w:cs="Arial"/>
            <w:sz w:val="20"/>
            <w:szCs w:val="20"/>
          </w:rPr>
          <w:delText>up to the end of the bank information section.</w:delText>
        </w:r>
      </w:del>
      <w:r w:rsidRPr="00C82C86">
        <w:rPr>
          <w:rFonts w:ascii="Arial" w:hAnsi="Arial" w:cs="Arial"/>
          <w:sz w:val="20"/>
          <w:szCs w:val="20"/>
        </w:rPr>
        <w:t xml:space="preserve">  Below is an example:</w:t>
      </w:r>
    </w:p>
    <w:p w14:paraId="76F21748" w14:textId="77777777" w:rsidR="00A55ED5" w:rsidRPr="00C82C86" w:rsidRDefault="00A55ED5" w:rsidP="00A55ED5">
      <w:pPr>
        <w:pStyle w:val="ListParagraph"/>
        <w:ind w:left="1080"/>
        <w:rPr>
          <w:rFonts w:ascii="Arial" w:hAnsi="Arial" w:cs="Arial"/>
          <w:sz w:val="20"/>
          <w:szCs w:val="20"/>
        </w:rPr>
      </w:pPr>
    </w:p>
    <w:p w14:paraId="264E89D3" w14:textId="1EEA9A9F" w:rsidR="00190749" w:rsidRPr="003069B9" w:rsidRDefault="009B6012" w:rsidP="00190749">
      <w:pPr>
        <w:rPr>
          <w:rFonts w:cs="Arial"/>
        </w:rPr>
      </w:pPr>
      <w:del w:id="141" w:author="Villalta, Christine" w:date="2018-08-20T11:57:00Z">
        <w:r w:rsidRPr="003B37BC" w:rsidDel="000C4C2D">
          <w:rPr>
            <w:rFonts w:cs="Arial"/>
            <w:noProof/>
          </w:rPr>
          <w:lastRenderedPageBreak/>
          <w:drawing>
            <wp:inline distT="0" distB="0" distL="0" distR="0" wp14:anchorId="0987BFD5" wp14:editId="3FA78D27">
              <wp:extent cx="6867525" cy="4010025"/>
              <wp:effectExtent l="0" t="0" r="0" b="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7525" cy="4010025"/>
                      </a:xfrm>
                      <a:prstGeom prst="rect">
                        <a:avLst/>
                      </a:prstGeom>
                      <a:noFill/>
                      <a:ln>
                        <a:noFill/>
                      </a:ln>
                    </pic:spPr>
                  </pic:pic>
                </a:graphicData>
              </a:graphic>
            </wp:inline>
          </w:drawing>
        </w:r>
      </w:del>
      <w:ins w:id="142" w:author="Villalta, Christine" w:date="2018-08-20T11:57:00Z">
        <w:r w:rsidR="000C4C2D" w:rsidRPr="000C4C2D">
          <w:rPr>
            <w:noProof/>
          </w:rPr>
          <w:t xml:space="preserve"> </w:t>
        </w:r>
      </w:ins>
      <w:ins w:id="143" w:author="Villalta, Christine" w:date="2018-08-20T11:58:00Z">
        <w:r w:rsidR="00D4100B">
          <w:rPr>
            <w:noProof/>
          </w:rPr>
          <w:drawing>
            <wp:inline distT="0" distB="0" distL="0" distR="0" wp14:anchorId="293A9723" wp14:editId="22A880BB">
              <wp:extent cx="6400800" cy="395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952875"/>
                      </a:xfrm>
                      <a:prstGeom prst="rect">
                        <a:avLst/>
                      </a:prstGeom>
                    </pic:spPr>
                  </pic:pic>
                </a:graphicData>
              </a:graphic>
            </wp:inline>
          </w:drawing>
        </w:r>
      </w:ins>
    </w:p>
    <w:p w14:paraId="2E0A1C60" w14:textId="77777777" w:rsidR="00190749" w:rsidRPr="003069B9" w:rsidRDefault="00190749" w:rsidP="00190749">
      <w:pPr>
        <w:rPr>
          <w:rFonts w:cs="Arial"/>
        </w:rPr>
      </w:pPr>
    </w:p>
    <w:p w14:paraId="7A586975" w14:textId="77777777" w:rsidR="00D4100B" w:rsidRDefault="00D4100B" w:rsidP="00A60410">
      <w:pPr>
        <w:pStyle w:val="ListParagraph"/>
        <w:numPr>
          <w:ilvl w:val="0"/>
          <w:numId w:val="31"/>
        </w:numPr>
        <w:rPr>
          <w:ins w:id="144" w:author="Villalta, Christine" w:date="2018-08-20T12:01:00Z"/>
          <w:rFonts w:ascii="Arial" w:hAnsi="Arial" w:cs="Arial"/>
          <w:sz w:val="20"/>
          <w:szCs w:val="20"/>
        </w:rPr>
      </w:pPr>
      <w:ins w:id="145" w:author="Villalta, Christine" w:date="2018-08-20T11:58:00Z">
        <w:r>
          <w:rPr>
            <w:rFonts w:ascii="Arial" w:hAnsi="Arial" w:cs="Arial"/>
            <w:sz w:val="20"/>
            <w:szCs w:val="20"/>
          </w:rPr>
          <w:t>O</w:t>
        </w:r>
      </w:ins>
      <w:ins w:id="146" w:author="Villalta, Christine" w:date="2018-08-20T11:59:00Z">
        <w:r>
          <w:rPr>
            <w:rFonts w:ascii="Arial" w:hAnsi="Arial" w:cs="Arial"/>
            <w:sz w:val="20"/>
            <w:szCs w:val="20"/>
          </w:rPr>
          <w:t>ne way to determine if the transaction is an online subscription is the shipping method will have an “O” (highlighted in the screenshot above).  However, it will not always show an</w:t>
        </w:r>
      </w:ins>
      <w:ins w:id="147" w:author="Villalta, Christine" w:date="2018-08-20T12:00:00Z">
        <w:r>
          <w:rPr>
            <w:rFonts w:ascii="Arial" w:hAnsi="Arial" w:cs="Arial"/>
            <w:sz w:val="20"/>
            <w:szCs w:val="20"/>
          </w:rPr>
          <w:t xml:space="preserve"> “O” or online subscriptions, so there may be additional research needed in Paris to determine if it is an online </w:t>
        </w:r>
      </w:ins>
      <w:ins w:id="148" w:author="Villalta, Christine" w:date="2018-08-20T12:01:00Z">
        <w:r>
          <w:rPr>
            <w:rFonts w:ascii="Arial" w:hAnsi="Arial" w:cs="Arial"/>
            <w:sz w:val="20"/>
            <w:szCs w:val="20"/>
          </w:rPr>
          <w:t xml:space="preserve">subscription </w:t>
        </w:r>
      </w:ins>
      <w:ins w:id="149" w:author="Villalta, Christine" w:date="2018-08-20T12:00:00Z">
        <w:r>
          <w:rPr>
            <w:rFonts w:ascii="Arial" w:hAnsi="Arial" w:cs="Arial"/>
            <w:sz w:val="20"/>
            <w:szCs w:val="20"/>
          </w:rPr>
          <w:t>or a physical product.</w:t>
        </w:r>
      </w:ins>
    </w:p>
    <w:p w14:paraId="54EF559B" w14:textId="22859957" w:rsidR="00190749" w:rsidRPr="00C82C86" w:rsidRDefault="00190749">
      <w:pPr>
        <w:pStyle w:val="ListParagraph"/>
        <w:numPr>
          <w:ilvl w:val="0"/>
          <w:numId w:val="31"/>
        </w:numPr>
        <w:rPr>
          <w:rFonts w:ascii="Arial" w:hAnsi="Arial" w:cs="Arial"/>
          <w:sz w:val="20"/>
          <w:szCs w:val="20"/>
        </w:rPr>
        <w:pPrChange w:id="150" w:author="Villalta, Christine" w:date="2018-08-20T10:59:00Z">
          <w:pPr>
            <w:pStyle w:val="ListParagraph"/>
            <w:numPr>
              <w:numId w:val="20"/>
            </w:numPr>
            <w:ind w:left="1440" w:hanging="360"/>
          </w:pPr>
        </w:pPrChange>
      </w:pPr>
      <w:r w:rsidRPr="00C82C86">
        <w:rPr>
          <w:rFonts w:ascii="Arial" w:hAnsi="Arial" w:cs="Arial"/>
          <w:sz w:val="20"/>
          <w:szCs w:val="20"/>
        </w:rPr>
        <w:t>Add the screenshot to the chargeback documentation</w:t>
      </w:r>
    </w:p>
    <w:p w14:paraId="04DE8FB1" w14:textId="2D5DD80B" w:rsidR="00190749" w:rsidRDefault="00190749">
      <w:pPr>
        <w:pStyle w:val="ListParagraph"/>
        <w:numPr>
          <w:ilvl w:val="1"/>
          <w:numId w:val="31"/>
        </w:numPr>
        <w:rPr>
          <w:ins w:id="151" w:author="Villalta, Christine" w:date="2018-08-20T10:58:00Z"/>
          <w:rFonts w:ascii="Arial" w:hAnsi="Arial" w:cs="Arial"/>
          <w:sz w:val="20"/>
          <w:szCs w:val="20"/>
        </w:rPr>
        <w:pPrChange w:id="152" w:author="Villalta, Christine" w:date="2018-08-20T10:59:00Z">
          <w:pPr>
            <w:pStyle w:val="ListParagraph"/>
            <w:numPr>
              <w:ilvl w:val="1"/>
              <w:numId w:val="20"/>
            </w:numPr>
            <w:ind w:left="2520" w:hanging="360"/>
          </w:pPr>
        </w:pPrChange>
      </w:pPr>
      <w:r w:rsidRPr="00C82C86">
        <w:rPr>
          <w:rFonts w:ascii="Arial" w:hAnsi="Arial" w:cs="Arial"/>
          <w:sz w:val="20"/>
          <w:szCs w:val="20"/>
        </w:rPr>
        <w:t xml:space="preserve">At this point, if you are not sure if the transaction is for an online subscription or physical product, add the screenshot to a blank word document.  When you </w:t>
      </w:r>
      <w:del w:id="153" w:author="Villalta, Christine" w:date="2018-08-20T12:01:00Z">
        <w:r w:rsidRPr="00C82C86" w:rsidDel="00D4100B">
          <w:rPr>
            <w:rFonts w:ascii="Arial" w:hAnsi="Arial" w:cs="Arial"/>
            <w:sz w:val="20"/>
            <w:szCs w:val="20"/>
          </w:rPr>
          <w:delText xml:space="preserve">go in to Paris, </w:delText>
        </w:r>
      </w:del>
      <w:ins w:id="154" w:author="Villalta, Christine" w:date="2018-08-20T12:01:00Z">
        <w:r w:rsidR="00D4100B">
          <w:rPr>
            <w:rFonts w:ascii="Arial" w:hAnsi="Arial" w:cs="Arial"/>
            <w:sz w:val="20"/>
            <w:szCs w:val="20"/>
          </w:rPr>
          <w:t xml:space="preserve">determine if it is online or physical, </w:t>
        </w:r>
      </w:ins>
      <w:r w:rsidRPr="00C82C86">
        <w:rPr>
          <w:rFonts w:ascii="Arial" w:hAnsi="Arial" w:cs="Arial"/>
          <w:sz w:val="20"/>
          <w:szCs w:val="20"/>
        </w:rPr>
        <w:t xml:space="preserve">you </w:t>
      </w:r>
      <w:del w:id="155" w:author="Villalta, Christine" w:date="2018-08-20T12:01:00Z">
        <w:r w:rsidRPr="00C82C86" w:rsidDel="00D4100B">
          <w:rPr>
            <w:rFonts w:ascii="Arial" w:hAnsi="Arial" w:cs="Arial"/>
            <w:sz w:val="20"/>
            <w:szCs w:val="20"/>
          </w:rPr>
          <w:delText>will be able to determine the product type and</w:delText>
        </w:r>
      </w:del>
      <w:ins w:id="156" w:author="Villalta, Christine" w:date="2018-08-20T12:01:00Z">
        <w:r w:rsidR="00D4100B">
          <w:rPr>
            <w:rFonts w:ascii="Arial" w:hAnsi="Arial" w:cs="Arial"/>
            <w:sz w:val="20"/>
            <w:szCs w:val="20"/>
          </w:rPr>
          <w:t xml:space="preserve">can </w:t>
        </w:r>
      </w:ins>
      <w:ins w:id="157" w:author="Villalta, Christine" w:date="2018-08-20T12:02:00Z">
        <w:r w:rsidR="00D4100B">
          <w:rPr>
            <w:rFonts w:ascii="Arial" w:hAnsi="Arial" w:cs="Arial"/>
            <w:sz w:val="20"/>
            <w:szCs w:val="20"/>
          </w:rPr>
          <w:t xml:space="preserve">then </w:t>
        </w:r>
      </w:ins>
      <w:ins w:id="158" w:author="Villalta, Christine" w:date="2018-08-20T12:01:00Z">
        <w:r w:rsidR="00D4100B">
          <w:rPr>
            <w:rFonts w:ascii="Arial" w:hAnsi="Arial" w:cs="Arial"/>
            <w:sz w:val="20"/>
            <w:szCs w:val="20"/>
          </w:rPr>
          <w:t>make sure you</w:t>
        </w:r>
      </w:ins>
      <w:r w:rsidRPr="00C82C86">
        <w:rPr>
          <w:rFonts w:ascii="Arial" w:hAnsi="Arial" w:cs="Arial"/>
          <w:sz w:val="20"/>
          <w:szCs w:val="20"/>
        </w:rPr>
        <w:t xml:space="preserve"> use a previous chargeback template for the proper type</w:t>
      </w:r>
      <w:ins w:id="159" w:author="Villalta, Christine" w:date="2018-08-20T12:02:00Z">
        <w:r w:rsidR="00D4100B">
          <w:rPr>
            <w:rFonts w:ascii="Arial" w:hAnsi="Arial" w:cs="Arial"/>
            <w:sz w:val="20"/>
            <w:szCs w:val="20"/>
          </w:rPr>
          <w:t xml:space="preserve"> (templates are below)</w:t>
        </w:r>
      </w:ins>
      <w:r w:rsidRPr="00C82C86">
        <w:rPr>
          <w:rFonts w:ascii="Arial" w:hAnsi="Arial" w:cs="Arial"/>
          <w:sz w:val="20"/>
          <w:szCs w:val="20"/>
        </w:rPr>
        <w:t>.</w:t>
      </w:r>
    </w:p>
    <w:p w14:paraId="28E86684" w14:textId="77777777" w:rsidR="00A60410" w:rsidRPr="00A55ED5" w:rsidRDefault="00A60410">
      <w:pPr>
        <w:pStyle w:val="ListParagraph"/>
        <w:ind w:left="2520"/>
        <w:rPr>
          <w:rFonts w:ascii="Arial" w:hAnsi="Arial" w:cs="Arial"/>
          <w:sz w:val="20"/>
          <w:szCs w:val="20"/>
        </w:rPr>
        <w:pPrChange w:id="160" w:author="Villalta, Christine" w:date="2018-08-20T10:58:00Z">
          <w:pPr>
            <w:pStyle w:val="ListParagraph"/>
            <w:numPr>
              <w:ilvl w:val="1"/>
              <w:numId w:val="20"/>
            </w:numPr>
            <w:ind w:left="2520" w:hanging="360"/>
          </w:pPr>
        </w:pPrChange>
      </w:pPr>
    </w:p>
    <w:p w14:paraId="0E26C3DD" w14:textId="0C1F272C" w:rsidR="000A1FD0" w:rsidRPr="002F6E32" w:rsidRDefault="0075494C">
      <w:pPr>
        <w:pStyle w:val="Style4"/>
        <w:pPrChange w:id="161" w:author="Villalta, Christine" w:date="2018-08-20T10:53:00Z">
          <w:pPr>
            <w:pStyle w:val="Style2"/>
          </w:pPr>
        </w:pPrChange>
      </w:pPr>
      <w:r w:rsidRPr="003E680F">
        <w:rPr>
          <w:b/>
          <w:rPrChange w:id="162" w:author="Villalta, Christine" w:date="2018-08-20T10:53:00Z">
            <w:rPr>
              <w:b w:val="0"/>
              <w:bCs w:val="0"/>
              <w:i w:val="0"/>
              <w:iCs w:val="0"/>
            </w:rPr>
          </w:rPrChange>
        </w:rPr>
        <w:t>Proof of Sale Documentation (</w:t>
      </w:r>
      <w:ins w:id="163" w:author="Villalta, Christine" w:date="2018-08-20T10:53:00Z">
        <w:r w:rsidR="003E680F">
          <w:rPr>
            <w:b/>
          </w:rPr>
          <w:t xml:space="preserve">Research in </w:t>
        </w:r>
      </w:ins>
      <w:r w:rsidRPr="003E680F">
        <w:rPr>
          <w:b/>
          <w:rPrChange w:id="164" w:author="Villalta, Christine" w:date="2018-08-20T10:53:00Z">
            <w:rPr>
              <w:b w:val="0"/>
              <w:bCs w:val="0"/>
              <w:i w:val="0"/>
              <w:iCs w:val="0"/>
            </w:rPr>
          </w:rPrChange>
        </w:rPr>
        <w:t>Paris)</w:t>
      </w:r>
    </w:p>
    <w:p w14:paraId="0034B308" w14:textId="66E69D6F" w:rsidR="00B776BC" w:rsidRPr="0075494C" w:rsidDel="00A60410" w:rsidRDefault="0075494C">
      <w:pPr>
        <w:pStyle w:val="Style3"/>
        <w:ind w:left="1080"/>
        <w:rPr>
          <w:del w:id="165" w:author="Villalta, Christine" w:date="2018-08-20T10:59:00Z"/>
          <w:sz w:val="20"/>
          <w:szCs w:val="20"/>
        </w:rPr>
        <w:pPrChange w:id="166" w:author="Villalta, Christine" w:date="2018-08-20T10:58:00Z">
          <w:pPr>
            <w:pStyle w:val="Style3"/>
            <w:ind w:left="720"/>
          </w:pPr>
        </w:pPrChange>
      </w:pPr>
      <w:r w:rsidRPr="0075494C">
        <w:rPr>
          <w:sz w:val="20"/>
          <w:szCs w:val="20"/>
        </w:rPr>
        <w:t>Since Safetech does not provide the product</w:t>
      </w:r>
      <w:ins w:id="167" w:author="Villalta, Christine" w:date="2018-08-20T13:12:00Z">
        <w:r w:rsidR="005E4197">
          <w:rPr>
            <w:sz w:val="20"/>
            <w:szCs w:val="20"/>
          </w:rPr>
          <w:t xml:space="preserve"> information</w:t>
        </w:r>
      </w:ins>
      <w:r w:rsidRPr="0075494C">
        <w:rPr>
          <w:sz w:val="20"/>
          <w:szCs w:val="20"/>
        </w:rPr>
        <w:t>, Paris is used to pull the product information, along with the subscription information, if applicable.</w:t>
      </w:r>
    </w:p>
    <w:p w14:paraId="00C4E0CC" w14:textId="77777777" w:rsidR="00B776BC" w:rsidRDefault="00B776BC">
      <w:pPr>
        <w:pStyle w:val="Style3"/>
        <w:ind w:left="1080"/>
        <w:pPrChange w:id="168" w:author="Villalta, Christine" w:date="2018-08-20T10:59:00Z">
          <w:pPr>
            <w:pStyle w:val="Style3"/>
            <w:ind w:left="0"/>
          </w:pPr>
        </w:pPrChange>
      </w:pPr>
    </w:p>
    <w:p w14:paraId="4953C564" w14:textId="54209331" w:rsidR="0075494C" w:rsidRDefault="0075494C" w:rsidP="00E638A9">
      <w:pPr>
        <w:pStyle w:val="ListParagraph"/>
        <w:numPr>
          <w:ilvl w:val="0"/>
          <w:numId w:val="21"/>
        </w:numPr>
        <w:rPr>
          <w:ins w:id="169" w:author="Villalta, Christine" w:date="2018-08-20T13:13:00Z"/>
          <w:rFonts w:ascii="Arial" w:hAnsi="Arial" w:cs="Arial"/>
          <w:sz w:val="20"/>
          <w:szCs w:val="20"/>
        </w:rPr>
      </w:pPr>
      <w:r w:rsidRPr="00C82C86">
        <w:rPr>
          <w:rFonts w:ascii="Arial" w:hAnsi="Arial" w:cs="Arial"/>
          <w:sz w:val="20"/>
          <w:szCs w:val="20"/>
        </w:rPr>
        <w:t xml:space="preserve">Log in to Paris </w:t>
      </w:r>
      <w:del w:id="170" w:author="Villalta, Christine" w:date="2018-08-20T13:12:00Z">
        <w:r w:rsidRPr="00C82C86" w:rsidDel="00E638A9">
          <w:rPr>
            <w:rFonts w:ascii="Arial" w:hAnsi="Arial" w:cs="Arial"/>
            <w:sz w:val="20"/>
            <w:szCs w:val="20"/>
          </w:rPr>
          <w:delText>(from Okta)</w:delText>
        </w:r>
      </w:del>
      <w:ins w:id="171" w:author="Villalta, Christine" w:date="2018-08-20T13:12:00Z">
        <w:r w:rsidR="00E638A9">
          <w:rPr>
            <w:rFonts w:ascii="Arial" w:hAnsi="Arial" w:cs="Arial"/>
            <w:sz w:val="20"/>
            <w:szCs w:val="20"/>
          </w:rPr>
          <w:t xml:space="preserve">at </w:t>
        </w:r>
        <w:r w:rsidR="00E638A9">
          <w:rPr>
            <w:rFonts w:ascii="Arial" w:hAnsi="Arial" w:cs="Arial"/>
            <w:sz w:val="20"/>
            <w:szCs w:val="20"/>
          </w:rPr>
          <w:fldChar w:fldCharType="begin"/>
        </w:r>
        <w:r w:rsidR="00E638A9">
          <w:rPr>
            <w:rFonts w:ascii="Arial" w:hAnsi="Arial" w:cs="Arial"/>
            <w:sz w:val="20"/>
            <w:szCs w:val="20"/>
          </w:rPr>
          <w:instrText xml:space="preserve"> HYPERLINK "</w:instrText>
        </w:r>
        <w:r w:rsidR="00E638A9" w:rsidRPr="00E638A9">
          <w:rPr>
            <w:rFonts w:ascii="Arial" w:hAnsi="Arial" w:cs="Arial"/>
            <w:sz w:val="20"/>
            <w:szCs w:val="20"/>
          </w:rPr>
          <w:instrText>https://paris.mheducation.com/parisAdminTool/login.html</w:instrText>
        </w:r>
        <w:r w:rsidR="00E638A9">
          <w:rPr>
            <w:rFonts w:ascii="Arial" w:hAnsi="Arial" w:cs="Arial"/>
            <w:sz w:val="20"/>
            <w:szCs w:val="20"/>
          </w:rPr>
          <w:instrText xml:space="preserve">" </w:instrText>
        </w:r>
        <w:r w:rsidR="00E638A9">
          <w:rPr>
            <w:rFonts w:ascii="Arial" w:hAnsi="Arial" w:cs="Arial"/>
            <w:sz w:val="20"/>
            <w:szCs w:val="20"/>
          </w:rPr>
          <w:fldChar w:fldCharType="separate"/>
        </w:r>
        <w:r w:rsidR="00E638A9" w:rsidRPr="0028351A">
          <w:rPr>
            <w:rStyle w:val="Hyperlink"/>
            <w:rFonts w:ascii="Arial" w:hAnsi="Arial" w:cs="Arial"/>
            <w:sz w:val="20"/>
            <w:szCs w:val="20"/>
          </w:rPr>
          <w:t>https://paris.mheducation.com/parisAdminTool/login.html</w:t>
        </w:r>
        <w:r w:rsidR="00E638A9">
          <w:rPr>
            <w:rFonts w:ascii="Arial" w:hAnsi="Arial" w:cs="Arial"/>
            <w:sz w:val="20"/>
            <w:szCs w:val="20"/>
          </w:rPr>
          <w:fldChar w:fldCharType="end"/>
        </w:r>
        <w:r w:rsidR="00E638A9">
          <w:rPr>
            <w:rFonts w:ascii="Arial" w:hAnsi="Arial" w:cs="Arial"/>
            <w:sz w:val="20"/>
            <w:szCs w:val="20"/>
          </w:rPr>
          <w:t xml:space="preserve"> </w:t>
        </w:r>
      </w:ins>
      <w:ins w:id="172" w:author="Villalta, Christine" w:date="2018-08-20T13:13:00Z">
        <w:r w:rsidR="00E638A9">
          <w:rPr>
            <w:rFonts w:ascii="Arial" w:hAnsi="Arial" w:cs="Arial"/>
            <w:sz w:val="20"/>
            <w:szCs w:val="20"/>
          </w:rPr>
          <w:t>(it is recommended to use Chrome rather than Internet Explorer since some information may not be visible in IE)</w:t>
        </w:r>
      </w:ins>
    </w:p>
    <w:p w14:paraId="00BBB305" w14:textId="3AA93415" w:rsidR="00E638A9" w:rsidRDefault="00E638A9" w:rsidP="00E638A9">
      <w:pPr>
        <w:pStyle w:val="ListParagraph"/>
        <w:numPr>
          <w:ilvl w:val="0"/>
          <w:numId w:val="21"/>
        </w:numPr>
        <w:rPr>
          <w:ins w:id="173" w:author="Villalta, Christine" w:date="2018-08-20T13:14:00Z"/>
          <w:rFonts w:ascii="Arial" w:hAnsi="Arial" w:cs="Arial"/>
          <w:sz w:val="20"/>
          <w:szCs w:val="20"/>
        </w:rPr>
      </w:pPr>
      <w:ins w:id="174" w:author="Villalta, Christine" w:date="2018-08-20T13:13:00Z">
        <w:r>
          <w:rPr>
            <w:rFonts w:ascii="Arial" w:hAnsi="Arial" w:cs="Arial"/>
            <w:sz w:val="20"/>
            <w:szCs w:val="20"/>
          </w:rPr>
          <w:t>Click New Purchase Audit Tool</w:t>
        </w:r>
      </w:ins>
    </w:p>
    <w:p w14:paraId="083FE306" w14:textId="77777777" w:rsidR="00E638A9" w:rsidRDefault="00E638A9">
      <w:pPr>
        <w:pStyle w:val="ListParagraph"/>
        <w:ind w:left="1440"/>
        <w:rPr>
          <w:ins w:id="175" w:author="Villalta, Christine" w:date="2018-08-20T13:13:00Z"/>
          <w:rFonts w:ascii="Arial" w:hAnsi="Arial" w:cs="Arial"/>
          <w:sz w:val="20"/>
          <w:szCs w:val="20"/>
        </w:rPr>
        <w:pPrChange w:id="176" w:author="Villalta, Christine" w:date="2018-08-20T13:14:00Z">
          <w:pPr>
            <w:pStyle w:val="ListParagraph"/>
            <w:numPr>
              <w:numId w:val="21"/>
            </w:numPr>
            <w:ind w:left="1440" w:hanging="360"/>
          </w:pPr>
        </w:pPrChange>
      </w:pPr>
    </w:p>
    <w:p w14:paraId="38714C74" w14:textId="25B78137" w:rsidR="00E638A9" w:rsidRPr="0075494C" w:rsidRDefault="00E638A9">
      <w:pPr>
        <w:pStyle w:val="ListParagraph"/>
        <w:ind w:left="1440"/>
        <w:rPr>
          <w:rFonts w:ascii="Arial" w:hAnsi="Arial" w:cs="Arial"/>
          <w:sz w:val="20"/>
          <w:szCs w:val="20"/>
        </w:rPr>
        <w:pPrChange w:id="177" w:author="Villalta, Christine" w:date="2018-08-20T13:14:00Z">
          <w:pPr>
            <w:pStyle w:val="ListParagraph"/>
            <w:numPr>
              <w:numId w:val="21"/>
            </w:numPr>
            <w:ind w:left="1440" w:hanging="360"/>
          </w:pPr>
        </w:pPrChange>
      </w:pPr>
      <w:ins w:id="178" w:author="Villalta, Christine" w:date="2018-08-20T13:14:00Z">
        <w:r>
          <w:rPr>
            <w:noProof/>
          </w:rPr>
          <w:drawing>
            <wp:inline distT="0" distB="0" distL="0" distR="0" wp14:anchorId="0BE4E757" wp14:editId="4AE7D37D">
              <wp:extent cx="2209800" cy="146122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5190" cy="1464787"/>
                      </a:xfrm>
                      <a:prstGeom prst="rect">
                        <a:avLst/>
                      </a:prstGeom>
                    </pic:spPr>
                  </pic:pic>
                </a:graphicData>
              </a:graphic>
            </wp:inline>
          </w:drawing>
        </w:r>
      </w:ins>
    </w:p>
    <w:p w14:paraId="73CF42BF" w14:textId="77777777" w:rsidR="00E638A9" w:rsidRDefault="00E638A9">
      <w:pPr>
        <w:pStyle w:val="ListParagraph"/>
        <w:ind w:left="1440"/>
        <w:rPr>
          <w:ins w:id="179" w:author="Villalta, Christine" w:date="2018-08-20T13:15:00Z"/>
          <w:rFonts w:ascii="Arial" w:hAnsi="Arial" w:cs="Arial"/>
          <w:sz w:val="20"/>
          <w:szCs w:val="20"/>
        </w:rPr>
        <w:pPrChange w:id="180" w:author="Villalta, Christine" w:date="2018-08-20T13:15:00Z">
          <w:pPr>
            <w:pStyle w:val="ListParagraph"/>
            <w:numPr>
              <w:numId w:val="21"/>
            </w:numPr>
            <w:ind w:left="1440" w:hanging="360"/>
          </w:pPr>
        </w:pPrChange>
      </w:pPr>
    </w:p>
    <w:p w14:paraId="543D3F9A" w14:textId="5181EB53" w:rsidR="00E638A9" w:rsidRDefault="00E638A9" w:rsidP="00A60410">
      <w:pPr>
        <w:pStyle w:val="ListParagraph"/>
        <w:numPr>
          <w:ilvl w:val="0"/>
          <w:numId w:val="21"/>
        </w:numPr>
        <w:rPr>
          <w:ins w:id="181" w:author="Villalta, Christine" w:date="2018-08-20T13:15:00Z"/>
          <w:rFonts w:ascii="Arial" w:hAnsi="Arial" w:cs="Arial"/>
          <w:sz w:val="20"/>
          <w:szCs w:val="20"/>
        </w:rPr>
      </w:pPr>
      <w:ins w:id="182" w:author="Villalta, Christine" w:date="2018-08-20T13:15:00Z">
        <w:r>
          <w:rPr>
            <w:rFonts w:ascii="Arial" w:hAnsi="Arial" w:cs="Arial"/>
            <w:sz w:val="20"/>
            <w:szCs w:val="20"/>
          </w:rPr>
          <w:lastRenderedPageBreak/>
          <w:t>Change the Search Column Name to Order Number</w:t>
        </w:r>
      </w:ins>
    </w:p>
    <w:p w14:paraId="002DB7FB" w14:textId="220A1495" w:rsidR="00E638A9" w:rsidRDefault="00E638A9" w:rsidP="00A60410">
      <w:pPr>
        <w:pStyle w:val="ListParagraph"/>
        <w:numPr>
          <w:ilvl w:val="0"/>
          <w:numId w:val="21"/>
        </w:numPr>
        <w:rPr>
          <w:ins w:id="183" w:author="Villalta, Christine" w:date="2018-08-20T13:16:00Z"/>
          <w:rFonts w:ascii="Arial" w:hAnsi="Arial" w:cs="Arial"/>
          <w:sz w:val="20"/>
          <w:szCs w:val="20"/>
        </w:rPr>
      </w:pPr>
      <w:ins w:id="184" w:author="Villalta, Christine" w:date="2018-08-20T13:15:00Z">
        <w:r>
          <w:rPr>
            <w:rFonts w:ascii="Arial" w:hAnsi="Arial" w:cs="Arial"/>
            <w:sz w:val="20"/>
            <w:szCs w:val="20"/>
          </w:rPr>
          <w:t xml:space="preserve">Type the Order Number into the Search Value field and </w:t>
        </w:r>
      </w:ins>
      <w:ins w:id="185" w:author="Villalta, Christine" w:date="2018-08-20T13:16:00Z">
        <w:r>
          <w:rPr>
            <w:rFonts w:ascii="Arial" w:hAnsi="Arial" w:cs="Arial"/>
            <w:sz w:val="20"/>
            <w:szCs w:val="20"/>
          </w:rPr>
          <w:t>c</w:t>
        </w:r>
      </w:ins>
      <w:ins w:id="186" w:author="Villalta, Christine" w:date="2018-08-20T13:15:00Z">
        <w:r>
          <w:rPr>
            <w:rFonts w:ascii="Arial" w:hAnsi="Arial" w:cs="Arial"/>
            <w:sz w:val="20"/>
            <w:szCs w:val="20"/>
          </w:rPr>
          <w:t>lick Search</w:t>
        </w:r>
      </w:ins>
    </w:p>
    <w:p w14:paraId="1375F878" w14:textId="2FC9D455" w:rsidR="00E638A9" w:rsidRDefault="00E638A9" w:rsidP="00E638A9">
      <w:pPr>
        <w:pStyle w:val="ListParagraph"/>
        <w:ind w:left="1440"/>
        <w:rPr>
          <w:ins w:id="187" w:author="Villalta, Christine" w:date="2018-08-20T13:16:00Z"/>
          <w:rFonts w:ascii="Arial" w:hAnsi="Arial" w:cs="Arial"/>
          <w:sz w:val="20"/>
          <w:szCs w:val="20"/>
        </w:rPr>
      </w:pPr>
    </w:p>
    <w:p w14:paraId="6CE39851" w14:textId="42C3321D" w:rsidR="00E638A9" w:rsidRDefault="00E638A9" w:rsidP="00E638A9">
      <w:pPr>
        <w:ind w:left="360" w:firstLine="720"/>
        <w:rPr>
          <w:ins w:id="188" w:author="Villalta, Christine" w:date="2018-08-20T13:16:00Z"/>
          <w:rFonts w:cs="Arial"/>
          <w:szCs w:val="20"/>
        </w:rPr>
      </w:pPr>
      <w:ins w:id="189" w:author="Villalta, Christine" w:date="2018-08-20T13:16:00Z">
        <w:r>
          <w:rPr>
            <w:noProof/>
          </w:rPr>
          <w:drawing>
            <wp:inline distT="0" distB="0" distL="0" distR="0" wp14:anchorId="7ABF2A84" wp14:editId="125B6DB6">
              <wp:extent cx="5467350" cy="936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501" cy="940684"/>
                      </a:xfrm>
                      <a:prstGeom prst="rect">
                        <a:avLst/>
                      </a:prstGeom>
                    </pic:spPr>
                  </pic:pic>
                </a:graphicData>
              </a:graphic>
            </wp:inline>
          </w:drawing>
        </w:r>
      </w:ins>
    </w:p>
    <w:p w14:paraId="55664C31" w14:textId="77777777" w:rsidR="00E638A9" w:rsidRPr="002F6E32" w:rsidRDefault="00E638A9">
      <w:pPr>
        <w:ind w:left="360" w:firstLine="720"/>
        <w:rPr>
          <w:ins w:id="190" w:author="Villalta, Christine" w:date="2018-08-20T13:15:00Z"/>
          <w:rFonts w:cs="Arial"/>
          <w:szCs w:val="20"/>
        </w:rPr>
        <w:pPrChange w:id="191" w:author="Villalta, Christine" w:date="2018-08-20T13:16:00Z">
          <w:pPr>
            <w:pStyle w:val="ListParagraph"/>
            <w:numPr>
              <w:numId w:val="21"/>
            </w:numPr>
            <w:ind w:left="1440" w:hanging="360"/>
          </w:pPr>
        </w:pPrChange>
      </w:pPr>
    </w:p>
    <w:p w14:paraId="45DF2E11" w14:textId="277EE5B0" w:rsidR="00E638A9" w:rsidRDefault="00E638A9" w:rsidP="00A60410">
      <w:pPr>
        <w:pStyle w:val="ListParagraph"/>
        <w:numPr>
          <w:ilvl w:val="0"/>
          <w:numId w:val="21"/>
        </w:numPr>
        <w:rPr>
          <w:ins w:id="192" w:author="Villalta, Christine" w:date="2018-08-20T13:18:00Z"/>
          <w:rFonts w:ascii="Arial" w:hAnsi="Arial" w:cs="Arial"/>
          <w:sz w:val="20"/>
          <w:szCs w:val="20"/>
        </w:rPr>
      </w:pPr>
      <w:ins w:id="193" w:author="Villalta, Christine" w:date="2018-08-20T13:17:00Z">
        <w:r>
          <w:rPr>
            <w:rFonts w:ascii="Arial" w:hAnsi="Arial" w:cs="Arial"/>
            <w:sz w:val="20"/>
            <w:szCs w:val="20"/>
          </w:rPr>
          <w:t>Take a screenshot of</w:t>
        </w:r>
      </w:ins>
      <w:ins w:id="194" w:author="Villalta, Christine" w:date="2018-08-20T13:18:00Z">
        <w:r>
          <w:rPr>
            <w:rFonts w:ascii="Arial" w:hAnsi="Arial" w:cs="Arial"/>
            <w:sz w:val="20"/>
            <w:szCs w:val="20"/>
          </w:rPr>
          <w:t xml:space="preserve"> the order information</w:t>
        </w:r>
      </w:ins>
      <w:ins w:id="195" w:author="Villalta, Christine" w:date="2018-08-20T13:23:00Z">
        <w:r w:rsidR="00C75E8A">
          <w:rPr>
            <w:rFonts w:ascii="Arial" w:hAnsi="Arial" w:cs="Arial"/>
            <w:sz w:val="20"/>
            <w:szCs w:val="20"/>
          </w:rPr>
          <w:t>, along with the headers (</w:t>
        </w:r>
      </w:ins>
      <w:ins w:id="196" w:author="Villalta, Christine" w:date="2018-08-20T13:18:00Z">
        <w:r>
          <w:rPr>
            <w:rFonts w:ascii="Arial" w:hAnsi="Arial" w:cs="Arial"/>
            <w:sz w:val="20"/>
            <w:szCs w:val="20"/>
          </w:rPr>
          <w:t>as shown below)</w:t>
        </w:r>
      </w:ins>
      <w:ins w:id="197" w:author="Villalta, Christine" w:date="2018-08-20T13:23:00Z">
        <w:r w:rsidR="00C75E8A">
          <w:rPr>
            <w:rFonts w:ascii="Arial" w:hAnsi="Arial" w:cs="Arial"/>
            <w:sz w:val="20"/>
            <w:szCs w:val="20"/>
          </w:rPr>
          <w:t>,</w:t>
        </w:r>
      </w:ins>
      <w:ins w:id="198" w:author="Villalta, Christine" w:date="2018-08-20T13:18:00Z">
        <w:r>
          <w:rPr>
            <w:rFonts w:ascii="Arial" w:hAnsi="Arial" w:cs="Arial"/>
            <w:sz w:val="20"/>
            <w:szCs w:val="20"/>
          </w:rPr>
          <w:t xml:space="preserve"> and add </w:t>
        </w:r>
      </w:ins>
      <w:ins w:id="199" w:author="Villalta, Christine" w:date="2018-08-20T13:19:00Z">
        <w:r>
          <w:rPr>
            <w:rFonts w:ascii="Arial" w:hAnsi="Arial" w:cs="Arial"/>
            <w:sz w:val="20"/>
            <w:szCs w:val="20"/>
          </w:rPr>
          <w:t xml:space="preserve">it </w:t>
        </w:r>
      </w:ins>
      <w:ins w:id="200" w:author="Villalta, Christine" w:date="2018-08-20T13:18:00Z">
        <w:r>
          <w:rPr>
            <w:rFonts w:ascii="Arial" w:hAnsi="Arial" w:cs="Arial"/>
            <w:sz w:val="20"/>
            <w:szCs w:val="20"/>
          </w:rPr>
          <w:t>to the chargeback documentation</w:t>
        </w:r>
      </w:ins>
    </w:p>
    <w:p w14:paraId="0E1C51A7" w14:textId="6F751D40" w:rsidR="00E638A9" w:rsidRDefault="00E638A9" w:rsidP="00E638A9">
      <w:pPr>
        <w:pStyle w:val="ListParagraph"/>
        <w:ind w:left="1440"/>
        <w:rPr>
          <w:ins w:id="201" w:author="Villalta, Christine" w:date="2018-08-20T13:18:00Z"/>
          <w:rFonts w:ascii="Arial" w:hAnsi="Arial" w:cs="Arial"/>
          <w:sz w:val="20"/>
          <w:szCs w:val="20"/>
        </w:rPr>
      </w:pPr>
    </w:p>
    <w:p w14:paraId="7AF0192E" w14:textId="04C614FE" w:rsidR="00E638A9" w:rsidRPr="002F6E32" w:rsidRDefault="00E638A9">
      <w:pPr>
        <w:ind w:left="360" w:firstLine="720"/>
        <w:rPr>
          <w:ins w:id="202" w:author="Villalta, Christine" w:date="2018-08-20T13:17:00Z"/>
          <w:rFonts w:cs="Arial"/>
          <w:szCs w:val="20"/>
        </w:rPr>
        <w:pPrChange w:id="203" w:author="Villalta, Christine" w:date="2018-08-20T13:18:00Z">
          <w:pPr>
            <w:pStyle w:val="ListParagraph"/>
            <w:numPr>
              <w:numId w:val="21"/>
            </w:numPr>
            <w:ind w:left="1440" w:hanging="360"/>
          </w:pPr>
        </w:pPrChange>
      </w:pPr>
      <w:ins w:id="204" w:author="Villalta, Christine" w:date="2018-08-20T13:18:00Z">
        <w:r>
          <w:rPr>
            <w:noProof/>
          </w:rPr>
          <w:drawing>
            <wp:inline distT="0" distB="0" distL="0" distR="0" wp14:anchorId="3E200BB9" wp14:editId="4AC26B45">
              <wp:extent cx="5829300" cy="819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0661" cy="823865"/>
                      </a:xfrm>
                      <a:prstGeom prst="rect">
                        <a:avLst/>
                      </a:prstGeom>
                    </pic:spPr>
                  </pic:pic>
                </a:graphicData>
              </a:graphic>
            </wp:inline>
          </w:drawing>
        </w:r>
      </w:ins>
    </w:p>
    <w:p w14:paraId="37847770" w14:textId="77777777" w:rsidR="00E638A9" w:rsidRDefault="00E638A9">
      <w:pPr>
        <w:pStyle w:val="ListParagraph"/>
        <w:ind w:left="1440"/>
        <w:rPr>
          <w:ins w:id="205" w:author="Villalta, Christine" w:date="2018-08-20T13:19:00Z"/>
          <w:rFonts w:ascii="Arial" w:hAnsi="Arial" w:cs="Arial"/>
          <w:sz w:val="20"/>
          <w:szCs w:val="20"/>
        </w:rPr>
        <w:pPrChange w:id="206" w:author="Villalta, Christine" w:date="2018-08-20T13:19:00Z">
          <w:pPr>
            <w:pStyle w:val="ListParagraph"/>
            <w:numPr>
              <w:numId w:val="21"/>
            </w:numPr>
            <w:ind w:left="1440" w:hanging="360"/>
          </w:pPr>
        </w:pPrChange>
      </w:pPr>
    </w:p>
    <w:p w14:paraId="0ACF7C53" w14:textId="0E675AE5" w:rsidR="00E638A9" w:rsidRDefault="00E638A9" w:rsidP="00A60410">
      <w:pPr>
        <w:pStyle w:val="ListParagraph"/>
        <w:numPr>
          <w:ilvl w:val="0"/>
          <w:numId w:val="21"/>
        </w:numPr>
        <w:rPr>
          <w:ins w:id="207" w:author="Villalta, Christine" w:date="2018-08-20T13:19:00Z"/>
          <w:rFonts w:ascii="Arial" w:hAnsi="Arial" w:cs="Arial"/>
          <w:sz w:val="20"/>
          <w:szCs w:val="20"/>
        </w:rPr>
      </w:pPr>
      <w:ins w:id="208" w:author="Villalta, Christine" w:date="2018-08-20T13:19:00Z">
        <w:r>
          <w:rPr>
            <w:rFonts w:ascii="Arial" w:hAnsi="Arial" w:cs="Arial"/>
            <w:sz w:val="20"/>
            <w:szCs w:val="20"/>
          </w:rPr>
          <w:t>Click Back</w:t>
        </w:r>
      </w:ins>
    </w:p>
    <w:p w14:paraId="46D3DA9E" w14:textId="65947167" w:rsidR="0075494C" w:rsidDel="00A60410" w:rsidRDefault="0075494C" w:rsidP="0075494C">
      <w:pPr>
        <w:pStyle w:val="ListParagraph"/>
        <w:numPr>
          <w:ilvl w:val="0"/>
          <w:numId w:val="21"/>
        </w:numPr>
        <w:rPr>
          <w:del w:id="209" w:author="Villalta, Christine" w:date="2018-08-20T10:59:00Z"/>
          <w:rFonts w:ascii="Arial" w:hAnsi="Arial" w:cs="Arial"/>
          <w:sz w:val="20"/>
          <w:szCs w:val="20"/>
        </w:rPr>
      </w:pPr>
      <w:r w:rsidRPr="00C82C86">
        <w:rPr>
          <w:rFonts w:ascii="Arial" w:hAnsi="Arial" w:cs="Arial"/>
          <w:sz w:val="20"/>
          <w:szCs w:val="20"/>
        </w:rPr>
        <w:t>Click New User Management Tool</w:t>
      </w:r>
    </w:p>
    <w:p w14:paraId="1D8D308A" w14:textId="77777777" w:rsidR="0075494C" w:rsidRPr="002F6E32" w:rsidRDefault="0075494C">
      <w:pPr>
        <w:pStyle w:val="ListParagraph"/>
        <w:numPr>
          <w:ilvl w:val="0"/>
          <w:numId w:val="21"/>
        </w:numPr>
        <w:rPr>
          <w:rFonts w:cs="Arial"/>
          <w:szCs w:val="20"/>
        </w:rPr>
        <w:pPrChange w:id="210" w:author="Villalta, Christine" w:date="2018-08-20T10:59:00Z">
          <w:pPr>
            <w:pStyle w:val="ListParagraph"/>
            <w:ind w:left="1260"/>
          </w:pPr>
        </w:pPrChange>
      </w:pPr>
    </w:p>
    <w:p w14:paraId="4876B471" w14:textId="38C663C6" w:rsidR="0075494C" w:rsidRPr="0075494C" w:rsidRDefault="009B6012" w:rsidP="0075494C">
      <w:pPr>
        <w:ind w:left="360" w:firstLine="720"/>
        <w:rPr>
          <w:rFonts w:cs="Arial"/>
          <w:szCs w:val="20"/>
        </w:rPr>
      </w:pPr>
      <w:r w:rsidRPr="004E7688">
        <w:rPr>
          <w:noProof/>
        </w:rPr>
        <w:drawing>
          <wp:inline distT="0" distB="0" distL="0" distR="0" wp14:anchorId="3DEB79DD" wp14:editId="30A4AE7B">
            <wp:extent cx="2552700" cy="1476375"/>
            <wp:effectExtent l="0" t="0" r="0" b="0"/>
            <wp:docPr id="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476375"/>
                    </a:xfrm>
                    <a:prstGeom prst="rect">
                      <a:avLst/>
                    </a:prstGeom>
                    <a:noFill/>
                    <a:ln>
                      <a:noFill/>
                    </a:ln>
                  </pic:spPr>
                </pic:pic>
              </a:graphicData>
            </a:graphic>
          </wp:inline>
        </w:drawing>
      </w:r>
    </w:p>
    <w:p w14:paraId="0CF5331D" w14:textId="77777777" w:rsidR="0075494C" w:rsidRPr="00C82C86" w:rsidRDefault="0075494C" w:rsidP="0075494C">
      <w:pPr>
        <w:pStyle w:val="ListParagraph"/>
        <w:rPr>
          <w:rFonts w:ascii="Arial" w:hAnsi="Arial" w:cs="Arial"/>
          <w:sz w:val="20"/>
          <w:szCs w:val="20"/>
        </w:rPr>
      </w:pPr>
    </w:p>
    <w:p w14:paraId="35B68DC4" w14:textId="1A6B9B07" w:rsidR="0075494C"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Type the email address </w:t>
      </w:r>
      <w:ins w:id="211" w:author="Villalta, Christine" w:date="2018-08-20T13:19:00Z">
        <w:r w:rsidR="00E638A9">
          <w:rPr>
            <w:rFonts w:ascii="Arial" w:hAnsi="Arial" w:cs="Arial"/>
            <w:sz w:val="20"/>
            <w:szCs w:val="20"/>
          </w:rPr>
          <w:t>(fo</w:t>
        </w:r>
      </w:ins>
      <w:ins w:id="212" w:author="Villalta, Christine" w:date="2018-08-20T13:20:00Z">
        <w:r w:rsidR="00E638A9">
          <w:rPr>
            <w:rFonts w:ascii="Arial" w:hAnsi="Arial" w:cs="Arial"/>
            <w:sz w:val="20"/>
            <w:szCs w:val="20"/>
          </w:rPr>
          <w:t>und on the previous screenshot and in Safetech)</w:t>
        </w:r>
      </w:ins>
      <w:del w:id="213" w:author="Villalta, Christine" w:date="2018-08-20T13:19:00Z">
        <w:r w:rsidRPr="00C82C86" w:rsidDel="00E638A9">
          <w:rPr>
            <w:rFonts w:ascii="Arial" w:hAnsi="Arial" w:cs="Arial"/>
            <w:sz w:val="20"/>
            <w:szCs w:val="20"/>
          </w:rPr>
          <w:delText xml:space="preserve">from the Customer section of the Safetech </w:delText>
        </w:r>
      </w:del>
      <w:del w:id="214" w:author="Villalta, Christine" w:date="2018-08-20T13:20:00Z">
        <w:r w:rsidRPr="00C82C86" w:rsidDel="00E638A9">
          <w:rPr>
            <w:rFonts w:ascii="Arial" w:hAnsi="Arial" w:cs="Arial"/>
            <w:sz w:val="20"/>
            <w:szCs w:val="20"/>
          </w:rPr>
          <w:delText>screenshot</w:delText>
        </w:r>
      </w:del>
      <w:r w:rsidRPr="00C82C86">
        <w:rPr>
          <w:rFonts w:ascii="Arial" w:hAnsi="Arial" w:cs="Arial"/>
          <w:sz w:val="20"/>
          <w:szCs w:val="20"/>
        </w:rPr>
        <w:t xml:space="preserve"> into the search field and click Search</w:t>
      </w:r>
    </w:p>
    <w:p w14:paraId="2CC6CA65" w14:textId="6BF772AD" w:rsidR="0075494C" w:rsidRPr="00C82C86" w:rsidDel="00E638A9" w:rsidRDefault="0075494C">
      <w:pPr>
        <w:pStyle w:val="ListParagraph"/>
        <w:numPr>
          <w:ilvl w:val="0"/>
          <w:numId w:val="21"/>
        </w:numPr>
        <w:rPr>
          <w:del w:id="215" w:author="Villalta, Christine" w:date="2018-08-20T13:22:00Z"/>
          <w:rFonts w:ascii="Arial" w:hAnsi="Arial" w:cs="Arial"/>
          <w:sz w:val="20"/>
          <w:szCs w:val="20"/>
        </w:rPr>
        <w:pPrChange w:id="216" w:author="Villalta, Christine" w:date="2018-08-20T13:22:00Z">
          <w:pPr>
            <w:pStyle w:val="ListParagraph"/>
            <w:ind w:left="1260"/>
          </w:pPr>
        </w:pPrChange>
      </w:pPr>
    </w:p>
    <w:p w14:paraId="376974D1" w14:textId="0EF753C2" w:rsidR="0075494C" w:rsidRPr="00C82C86" w:rsidDel="00E638A9" w:rsidRDefault="009B6012">
      <w:pPr>
        <w:numPr>
          <w:ilvl w:val="0"/>
          <w:numId w:val="21"/>
        </w:numPr>
        <w:rPr>
          <w:del w:id="217" w:author="Villalta, Christine" w:date="2018-08-20T13:22:00Z"/>
          <w:rFonts w:cs="Arial"/>
          <w:szCs w:val="20"/>
        </w:rPr>
        <w:pPrChange w:id="218" w:author="Villalta, Christine" w:date="2018-08-20T13:22:00Z">
          <w:pPr>
            <w:ind w:left="360" w:firstLine="720"/>
          </w:pPr>
        </w:pPrChange>
      </w:pPr>
      <w:del w:id="219" w:author="Villalta, Christine" w:date="2018-08-20T13:21:00Z">
        <w:r w:rsidRPr="003B37BC" w:rsidDel="00E638A9">
          <w:rPr>
            <w:rFonts w:cs="Arial"/>
            <w:noProof/>
            <w:szCs w:val="20"/>
          </w:rPr>
          <w:drawing>
            <wp:inline distT="0" distB="0" distL="0" distR="0" wp14:anchorId="4FDAD096" wp14:editId="4E80A41A">
              <wp:extent cx="4552950" cy="1304925"/>
              <wp:effectExtent l="0" t="0" r="0" b="0"/>
              <wp:docPr id="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1304925"/>
                      </a:xfrm>
                      <a:prstGeom prst="rect">
                        <a:avLst/>
                      </a:prstGeom>
                      <a:noFill/>
                      <a:ln>
                        <a:noFill/>
                      </a:ln>
                    </pic:spPr>
                  </pic:pic>
                </a:graphicData>
              </a:graphic>
            </wp:inline>
          </w:drawing>
        </w:r>
      </w:del>
    </w:p>
    <w:p w14:paraId="63B33CE2" w14:textId="4154E529" w:rsidR="0075494C" w:rsidRPr="00C82C86" w:rsidDel="00E638A9" w:rsidRDefault="0075494C">
      <w:pPr>
        <w:numPr>
          <w:ilvl w:val="0"/>
          <w:numId w:val="21"/>
        </w:numPr>
        <w:rPr>
          <w:del w:id="220" w:author="Villalta, Christine" w:date="2018-08-20T13:22:00Z"/>
          <w:rFonts w:cs="Arial"/>
          <w:szCs w:val="20"/>
        </w:rPr>
        <w:pPrChange w:id="221" w:author="Villalta, Christine" w:date="2018-08-20T13:22:00Z">
          <w:pPr/>
        </w:pPrChange>
      </w:pPr>
    </w:p>
    <w:p w14:paraId="267867D0" w14:textId="2B684190" w:rsidR="006E763A" w:rsidRPr="00E638A9" w:rsidRDefault="0075494C">
      <w:pPr>
        <w:pStyle w:val="ListParagraph"/>
        <w:numPr>
          <w:ilvl w:val="0"/>
          <w:numId w:val="21"/>
        </w:numPr>
        <w:rPr>
          <w:rFonts w:ascii="Arial" w:hAnsi="Arial" w:cs="Arial"/>
          <w:sz w:val="20"/>
          <w:szCs w:val="20"/>
          <w:rPrChange w:id="222" w:author="Villalta, Christine" w:date="2018-08-20T13:22:00Z">
            <w:rPr/>
          </w:rPrChange>
        </w:rPr>
      </w:pPr>
      <w:del w:id="223" w:author="Villalta, Christine" w:date="2018-08-20T13:21:00Z">
        <w:r w:rsidRPr="00C82C86" w:rsidDel="00E638A9">
          <w:rPr>
            <w:rFonts w:ascii="Arial" w:hAnsi="Arial" w:cs="Arial"/>
            <w:sz w:val="20"/>
            <w:szCs w:val="20"/>
          </w:rPr>
          <w:delText xml:space="preserve">Click on the name that comes up in the Search Result, then click the </w:delText>
        </w:r>
      </w:del>
      <w:del w:id="224" w:author="Villalta, Christine" w:date="2018-07-19T15:15:00Z">
        <w:r w:rsidRPr="00C82C86" w:rsidDel="00150C95">
          <w:rPr>
            <w:rFonts w:ascii="Arial" w:hAnsi="Arial" w:cs="Arial"/>
            <w:sz w:val="20"/>
            <w:szCs w:val="20"/>
          </w:rPr>
          <w:delText>License</w:delText>
        </w:r>
      </w:del>
      <w:del w:id="225" w:author="Villalta, Christine" w:date="2018-08-20T13:21:00Z">
        <w:r w:rsidRPr="00C82C86" w:rsidDel="00E638A9">
          <w:rPr>
            <w:rFonts w:ascii="Arial" w:hAnsi="Arial" w:cs="Arial"/>
            <w:sz w:val="20"/>
            <w:szCs w:val="20"/>
          </w:rPr>
          <w:delText xml:space="preserve"> tab</w:delText>
        </w:r>
      </w:del>
      <w:ins w:id="226" w:author="Villalta, Christine" w:date="2018-07-19T15:25:00Z">
        <w:r w:rsidR="006E763A" w:rsidRPr="00E638A9">
          <w:rPr>
            <w:rFonts w:ascii="Arial" w:hAnsi="Arial" w:cs="Arial"/>
            <w:sz w:val="20"/>
            <w:szCs w:val="20"/>
            <w:rPrChange w:id="227" w:author="Villalta, Christine" w:date="2018-08-20T13:22:00Z">
              <w:rPr/>
            </w:rPrChange>
          </w:rPr>
          <w:t>Click on the License tab</w:t>
        </w:r>
      </w:ins>
    </w:p>
    <w:p w14:paraId="496DA551" w14:textId="77777777" w:rsidR="0075494C" w:rsidRPr="00C82C86" w:rsidRDefault="0075494C" w:rsidP="0075494C">
      <w:pPr>
        <w:pStyle w:val="ListParagraph"/>
        <w:rPr>
          <w:rFonts w:ascii="Arial" w:hAnsi="Arial" w:cs="Arial"/>
          <w:sz w:val="20"/>
          <w:szCs w:val="20"/>
        </w:rPr>
      </w:pPr>
    </w:p>
    <w:p w14:paraId="0E6BF769" w14:textId="380DA278" w:rsidR="0075494C" w:rsidRPr="0075494C" w:rsidRDefault="009B6012" w:rsidP="0075494C">
      <w:pPr>
        <w:ind w:left="360" w:firstLine="720"/>
        <w:rPr>
          <w:rFonts w:cs="Arial"/>
          <w:szCs w:val="20"/>
        </w:rPr>
      </w:pPr>
      <w:r w:rsidRPr="004E7688">
        <w:rPr>
          <w:noProof/>
        </w:rPr>
        <w:drawing>
          <wp:inline distT="0" distB="0" distL="0" distR="0" wp14:anchorId="5E4C67F0" wp14:editId="6AB4E04C">
            <wp:extent cx="5886450" cy="838200"/>
            <wp:effectExtent l="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838200"/>
                    </a:xfrm>
                    <a:prstGeom prst="rect">
                      <a:avLst/>
                    </a:prstGeom>
                    <a:noFill/>
                    <a:ln>
                      <a:noFill/>
                    </a:ln>
                  </pic:spPr>
                </pic:pic>
              </a:graphicData>
            </a:graphic>
          </wp:inline>
        </w:drawing>
      </w:r>
    </w:p>
    <w:p w14:paraId="5EFF2898" w14:textId="77777777" w:rsidR="0075494C" w:rsidRPr="00C82C86" w:rsidRDefault="0075494C" w:rsidP="0075494C">
      <w:pPr>
        <w:pStyle w:val="ListParagraph"/>
        <w:rPr>
          <w:rFonts w:ascii="Arial" w:hAnsi="Arial" w:cs="Arial"/>
          <w:sz w:val="20"/>
          <w:szCs w:val="20"/>
        </w:rPr>
      </w:pPr>
    </w:p>
    <w:p w14:paraId="7DC54AEC" w14:textId="34E550CD" w:rsidR="0075494C" w:rsidRPr="00C82C86" w:rsidDel="00DF039B" w:rsidRDefault="006E763A">
      <w:pPr>
        <w:pStyle w:val="ListParagraph"/>
        <w:numPr>
          <w:ilvl w:val="1"/>
          <w:numId w:val="21"/>
        </w:numPr>
        <w:rPr>
          <w:del w:id="228" w:author="Villalta, Christine" w:date="2018-08-20T11:05:00Z"/>
          <w:rFonts w:ascii="Arial" w:hAnsi="Arial" w:cs="Arial"/>
          <w:sz w:val="20"/>
          <w:szCs w:val="20"/>
        </w:rPr>
      </w:pPr>
      <w:ins w:id="229" w:author="Villalta, Christine" w:date="2018-07-19T15:26:00Z">
        <w:r w:rsidRPr="00536924">
          <w:rPr>
            <w:rFonts w:ascii="Arial" w:hAnsi="Arial" w:cs="Arial"/>
            <w:sz w:val="20"/>
            <w:szCs w:val="20"/>
          </w:rPr>
          <w:t>The</w:t>
        </w:r>
        <w:r>
          <w:rPr>
            <w:rFonts w:ascii="Arial" w:hAnsi="Arial" w:cs="Arial"/>
            <w:sz w:val="20"/>
            <w:szCs w:val="20"/>
          </w:rPr>
          <w:t xml:space="preserve">re </w:t>
        </w:r>
        <w:r w:rsidRPr="00536924">
          <w:rPr>
            <w:rFonts w:ascii="Arial" w:hAnsi="Arial" w:cs="Arial"/>
            <w:sz w:val="20"/>
            <w:szCs w:val="20"/>
          </w:rPr>
          <w:t xml:space="preserve">may </w:t>
        </w:r>
        <w:r>
          <w:rPr>
            <w:rFonts w:ascii="Arial" w:hAnsi="Arial" w:cs="Arial"/>
            <w:sz w:val="20"/>
            <w:szCs w:val="20"/>
          </w:rPr>
          <w:t>be multiple subscriptions listed</w:t>
        </w:r>
      </w:ins>
      <w:del w:id="230" w:author="Villalta, Christine" w:date="2018-07-19T15:26:00Z">
        <w:r w:rsidR="0075494C" w:rsidRPr="00C82C86" w:rsidDel="006E763A">
          <w:rPr>
            <w:rFonts w:ascii="Arial" w:hAnsi="Arial" w:cs="Arial"/>
            <w:sz w:val="20"/>
            <w:szCs w:val="20"/>
          </w:rPr>
          <w:delText>The information may include previous transactions</w:delText>
        </w:r>
      </w:del>
      <w:r w:rsidR="0075494C" w:rsidRPr="00C82C86">
        <w:rPr>
          <w:rFonts w:ascii="Arial" w:hAnsi="Arial" w:cs="Arial"/>
          <w:sz w:val="20"/>
          <w:szCs w:val="20"/>
        </w:rPr>
        <w:t xml:space="preserve">.  Only take a screenshot of the transaction in question, which will be matched by the </w:t>
      </w:r>
      <w:del w:id="231" w:author="Villalta, Christine" w:date="2018-07-19T15:26:00Z">
        <w:r w:rsidR="0075494C" w:rsidRPr="00C82C86" w:rsidDel="003906DF">
          <w:rPr>
            <w:rFonts w:ascii="Arial" w:hAnsi="Arial" w:cs="Arial"/>
            <w:sz w:val="20"/>
            <w:szCs w:val="20"/>
          </w:rPr>
          <w:delText>Start Date being the same as the transaction date in Paymentech (or within a few days).</w:delText>
        </w:r>
      </w:del>
      <w:ins w:id="232" w:author="Villalta, Christine" w:date="2018-07-19T15:26:00Z">
        <w:r w:rsidR="003906DF">
          <w:rPr>
            <w:rFonts w:ascii="Arial" w:hAnsi="Arial" w:cs="Arial"/>
            <w:sz w:val="20"/>
            <w:szCs w:val="20"/>
          </w:rPr>
          <w:t xml:space="preserve">ISBN and Start Date to </w:t>
        </w:r>
      </w:ins>
      <w:ins w:id="233" w:author="Villalta, Christine" w:date="2018-07-19T15:27:00Z">
        <w:r w:rsidR="003906DF">
          <w:rPr>
            <w:rFonts w:ascii="Arial" w:hAnsi="Arial" w:cs="Arial"/>
            <w:sz w:val="20"/>
            <w:szCs w:val="20"/>
          </w:rPr>
          <w:t xml:space="preserve">the same from the Purchase Audit </w:t>
        </w:r>
      </w:ins>
      <w:ins w:id="234" w:author="Villalta, Christine" w:date="2018-08-20T13:22:00Z">
        <w:r w:rsidR="00C75E8A">
          <w:rPr>
            <w:rFonts w:ascii="Arial" w:hAnsi="Arial" w:cs="Arial"/>
            <w:sz w:val="20"/>
            <w:szCs w:val="20"/>
          </w:rPr>
          <w:t>screen</w:t>
        </w:r>
      </w:ins>
    </w:p>
    <w:p w14:paraId="14D83BAB" w14:textId="5D5D75C1" w:rsidR="0075494C" w:rsidRPr="00EF29A4" w:rsidDel="00DF039B" w:rsidRDefault="0075494C">
      <w:pPr>
        <w:pStyle w:val="ListParagraph"/>
        <w:numPr>
          <w:ilvl w:val="1"/>
          <w:numId w:val="21"/>
        </w:numPr>
        <w:rPr>
          <w:del w:id="235" w:author="Villalta, Christine" w:date="2018-08-20T11:05:00Z"/>
          <w:rFonts w:cs="Arial"/>
          <w:szCs w:val="20"/>
        </w:rPr>
      </w:pPr>
      <w:del w:id="236" w:author="Villalta, Christine" w:date="2018-08-20T11:05:00Z">
        <w:r w:rsidRPr="002F6E32" w:rsidDel="00DF039B">
          <w:rPr>
            <w:rFonts w:cs="Arial"/>
            <w:szCs w:val="20"/>
          </w:rPr>
          <w:delText>If there is an Expiry Date, Claim Code, and Instructor, it is an online subscription</w:delText>
        </w:r>
      </w:del>
      <w:del w:id="237" w:author="Villalta, Christine" w:date="2018-07-19T15:34:00Z">
        <w:r w:rsidRPr="008B4FB6" w:rsidDel="003906DF">
          <w:rPr>
            <w:rFonts w:cs="Arial"/>
            <w:szCs w:val="20"/>
          </w:rPr>
          <w:delText xml:space="preserve"> and you should use that template for the documentation</w:delText>
        </w:r>
      </w:del>
    </w:p>
    <w:p w14:paraId="4675D361" w14:textId="01582D5C" w:rsidR="0075494C" w:rsidRPr="00C82C86" w:rsidRDefault="0075494C">
      <w:pPr>
        <w:pStyle w:val="ListParagraph"/>
        <w:numPr>
          <w:ilvl w:val="1"/>
          <w:numId w:val="21"/>
        </w:numPr>
      </w:pPr>
      <w:del w:id="238" w:author="Villalta, Christine" w:date="2018-08-20T11:05:00Z">
        <w:r w:rsidRPr="00C82C86" w:rsidDel="00DF039B">
          <w:delText>If the above items are blank, it is a physical product</w:delText>
        </w:r>
      </w:del>
      <w:del w:id="239" w:author="Villalta, Christine" w:date="2018-07-19T15:35:00Z">
        <w:r w:rsidRPr="00C82C86" w:rsidDel="003906DF">
          <w:delText xml:space="preserve"> and you should use that template for the documentation.  </w:delText>
        </w:r>
      </w:del>
      <w:del w:id="240" w:author="Villalta, Christine" w:date="2018-08-20T11:05:00Z">
        <w:r w:rsidRPr="00C82C86" w:rsidDel="00DF039B">
          <w:delText>You will also need to pull the proof of delivery</w:delText>
        </w:r>
      </w:del>
      <w:r w:rsidRPr="00C82C86">
        <w:t>.</w:t>
      </w:r>
    </w:p>
    <w:p w14:paraId="313B1C49" w14:textId="399CA168" w:rsidR="0075494C" w:rsidRPr="00C82C86" w:rsidRDefault="0075494C" w:rsidP="0075494C">
      <w:pPr>
        <w:pStyle w:val="ListParagraph"/>
        <w:numPr>
          <w:ilvl w:val="0"/>
          <w:numId w:val="21"/>
        </w:numPr>
        <w:rPr>
          <w:rFonts w:ascii="Arial" w:hAnsi="Arial" w:cs="Arial"/>
          <w:sz w:val="20"/>
          <w:szCs w:val="20"/>
        </w:rPr>
      </w:pPr>
      <w:r w:rsidRPr="00C82C86">
        <w:rPr>
          <w:rFonts w:ascii="Arial" w:hAnsi="Arial" w:cs="Arial"/>
          <w:sz w:val="20"/>
          <w:szCs w:val="20"/>
        </w:rPr>
        <w:t xml:space="preserve">Take a screenshot of the transaction, along with the headers </w:t>
      </w:r>
      <w:del w:id="241" w:author="Villalta, Christine" w:date="2018-08-20T13:23:00Z">
        <w:r w:rsidRPr="00C82C86" w:rsidDel="00C75E8A">
          <w:rPr>
            <w:rFonts w:ascii="Arial" w:hAnsi="Arial" w:cs="Arial"/>
            <w:sz w:val="20"/>
            <w:szCs w:val="20"/>
          </w:rPr>
          <w:delText>as follows</w:delText>
        </w:r>
      </w:del>
      <w:ins w:id="242" w:author="Villalta, Christine" w:date="2018-08-20T13:23:00Z">
        <w:r w:rsidR="00C75E8A">
          <w:rPr>
            <w:rFonts w:ascii="Arial" w:hAnsi="Arial" w:cs="Arial"/>
            <w:sz w:val="20"/>
            <w:szCs w:val="20"/>
          </w:rPr>
          <w:t>(as shown below)</w:t>
        </w:r>
      </w:ins>
      <w:r w:rsidRPr="00C82C86">
        <w:rPr>
          <w:rFonts w:ascii="Arial" w:hAnsi="Arial" w:cs="Arial"/>
          <w:sz w:val="20"/>
          <w:szCs w:val="20"/>
        </w:rPr>
        <w:t>, and add</w:t>
      </w:r>
      <w:ins w:id="243" w:author="Villalta, Christine" w:date="2018-08-20T13:23:00Z">
        <w:r w:rsidR="00C75E8A">
          <w:rPr>
            <w:rFonts w:ascii="Arial" w:hAnsi="Arial" w:cs="Arial"/>
            <w:sz w:val="20"/>
            <w:szCs w:val="20"/>
          </w:rPr>
          <w:t xml:space="preserve"> it</w:t>
        </w:r>
      </w:ins>
      <w:r w:rsidRPr="00C82C86">
        <w:rPr>
          <w:rFonts w:ascii="Arial" w:hAnsi="Arial" w:cs="Arial"/>
          <w:sz w:val="20"/>
          <w:szCs w:val="20"/>
        </w:rPr>
        <w:t xml:space="preserve"> to the chargeback documentation:</w:t>
      </w:r>
    </w:p>
    <w:p w14:paraId="43B8F383" w14:textId="77777777" w:rsidR="0075494C" w:rsidRPr="00C82C86" w:rsidRDefault="0075494C" w:rsidP="0075494C">
      <w:pPr>
        <w:pStyle w:val="ListParagraph"/>
        <w:rPr>
          <w:rFonts w:ascii="Arial" w:hAnsi="Arial" w:cs="Arial"/>
          <w:sz w:val="20"/>
          <w:szCs w:val="20"/>
        </w:rPr>
      </w:pPr>
    </w:p>
    <w:p w14:paraId="2962BE03" w14:textId="66D7E93E" w:rsidR="0075494C" w:rsidRPr="0075494C" w:rsidRDefault="009B6012" w:rsidP="0075494C">
      <w:pPr>
        <w:ind w:firstLine="720"/>
        <w:rPr>
          <w:rFonts w:cs="Arial"/>
          <w:szCs w:val="20"/>
        </w:rPr>
      </w:pPr>
      <w:r w:rsidRPr="004E7688">
        <w:rPr>
          <w:noProof/>
        </w:rPr>
        <w:drawing>
          <wp:inline distT="0" distB="0" distL="0" distR="0" wp14:anchorId="77233C88" wp14:editId="55DEFE8A">
            <wp:extent cx="6267450" cy="714375"/>
            <wp:effectExtent l="0" t="0" r="0" b="0"/>
            <wp:docPr id="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7450" cy="714375"/>
                    </a:xfrm>
                    <a:prstGeom prst="rect">
                      <a:avLst/>
                    </a:prstGeom>
                    <a:noFill/>
                    <a:ln>
                      <a:noFill/>
                    </a:ln>
                  </pic:spPr>
                </pic:pic>
              </a:graphicData>
            </a:graphic>
          </wp:inline>
        </w:drawing>
      </w:r>
    </w:p>
    <w:p w14:paraId="4C202F43" w14:textId="77777777" w:rsidR="0075494C" w:rsidRPr="00C82C86" w:rsidRDefault="0075494C" w:rsidP="0075494C">
      <w:pPr>
        <w:pStyle w:val="ListParagraph"/>
        <w:rPr>
          <w:rFonts w:ascii="Arial" w:hAnsi="Arial" w:cs="Arial"/>
          <w:sz w:val="20"/>
          <w:szCs w:val="20"/>
        </w:rPr>
      </w:pPr>
    </w:p>
    <w:p w14:paraId="131363D7" w14:textId="17C92C89" w:rsidR="00C75E8A" w:rsidRDefault="00C75E8A" w:rsidP="0075494C">
      <w:pPr>
        <w:pStyle w:val="ListParagraph"/>
        <w:numPr>
          <w:ilvl w:val="0"/>
          <w:numId w:val="21"/>
        </w:numPr>
        <w:rPr>
          <w:ins w:id="244" w:author="Villalta, Christine" w:date="2018-08-20T13:28:00Z"/>
          <w:rFonts w:ascii="Arial" w:hAnsi="Arial" w:cs="Arial"/>
          <w:sz w:val="20"/>
          <w:szCs w:val="20"/>
        </w:rPr>
      </w:pPr>
      <w:ins w:id="245" w:author="Villalta, Christine" w:date="2018-08-20T13:24:00Z">
        <w:r>
          <w:rPr>
            <w:rFonts w:ascii="Arial" w:hAnsi="Arial" w:cs="Arial"/>
            <w:sz w:val="20"/>
            <w:szCs w:val="20"/>
          </w:rPr>
          <w:lastRenderedPageBreak/>
          <w:t xml:space="preserve">Not </w:t>
        </w:r>
      </w:ins>
      <w:r w:rsidR="00420297">
        <w:rPr>
          <w:rFonts w:ascii="Arial" w:hAnsi="Arial" w:cs="Arial"/>
          <w:sz w:val="20"/>
          <w:szCs w:val="20"/>
        </w:rPr>
        <w:t>all</w:t>
      </w:r>
      <w:ins w:id="246" w:author="Villalta, Christine" w:date="2018-08-20T13:24:00Z">
        <w:r>
          <w:rPr>
            <w:rFonts w:ascii="Arial" w:hAnsi="Arial" w:cs="Arial"/>
            <w:sz w:val="20"/>
            <w:szCs w:val="20"/>
          </w:rPr>
          <w:t xml:space="preserve"> the information in the example above will show for every transaction.  Some online subscriptions do not provide </w:t>
        </w:r>
      </w:ins>
      <w:ins w:id="247" w:author="Villalta, Christine" w:date="2018-08-20T14:17:00Z">
        <w:r w:rsidR="00537F4F">
          <w:rPr>
            <w:rFonts w:ascii="Arial" w:hAnsi="Arial" w:cs="Arial"/>
            <w:sz w:val="20"/>
            <w:szCs w:val="20"/>
          </w:rPr>
          <w:t>all</w:t>
        </w:r>
      </w:ins>
      <w:ins w:id="248" w:author="Villalta, Christine" w:date="2018-08-20T13:24:00Z">
        <w:r>
          <w:rPr>
            <w:rFonts w:ascii="Arial" w:hAnsi="Arial" w:cs="Arial"/>
            <w:sz w:val="20"/>
            <w:szCs w:val="20"/>
          </w:rPr>
          <w:t xml:space="preserve"> the information.</w:t>
        </w:r>
      </w:ins>
      <w:ins w:id="249" w:author="Villalta, Christine" w:date="2018-08-20T13:25:00Z">
        <w:r>
          <w:rPr>
            <w:rFonts w:ascii="Arial" w:hAnsi="Arial" w:cs="Arial"/>
            <w:sz w:val="20"/>
            <w:szCs w:val="20"/>
          </w:rPr>
          <w:t xml:space="preserve">  So, it may be difficult to d</w:t>
        </w:r>
      </w:ins>
      <w:ins w:id="250" w:author="Villalta, Christine" w:date="2018-08-20T13:26:00Z">
        <w:r>
          <w:rPr>
            <w:rFonts w:ascii="Arial" w:hAnsi="Arial" w:cs="Arial"/>
            <w:sz w:val="20"/>
            <w:szCs w:val="20"/>
          </w:rPr>
          <w:t>etermine i</w:t>
        </w:r>
      </w:ins>
      <w:del w:id="251" w:author="Villalta, Christine" w:date="2018-08-20T13:26:00Z">
        <w:r w:rsidR="0075494C" w:rsidRPr="00C82C86" w:rsidDel="00C75E8A">
          <w:rPr>
            <w:rFonts w:ascii="Arial" w:hAnsi="Arial" w:cs="Arial"/>
            <w:sz w:val="20"/>
            <w:szCs w:val="20"/>
          </w:rPr>
          <w:delText>I</w:delText>
        </w:r>
      </w:del>
      <w:r w:rsidR="0075494C" w:rsidRPr="00C82C86">
        <w:rPr>
          <w:rFonts w:ascii="Arial" w:hAnsi="Arial" w:cs="Arial"/>
          <w:sz w:val="20"/>
          <w:szCs w:val="20"/>
        </w:rPr>
        <w:t>f the transaction is for a</w:t>
      </w:r>
      <w:ins w:id="252" w:author="Villalta, Christine" w:date="2018-08-20T13:26:00Z">
        <w:r>
          <w:rPr>
            <w:rFonts w:ascii="Arial" w:hAnsi="Arial" w:cs="Arial"/>
            <w:sz w:val="20"/>
            <w:szCs w:val="20"/>
          </w:rPr>
          <w:t xml:space="preserve">n online subscription or a </w:t>
        </w:r>
      </w:ins>
      <w:del w:id="253" w:author="Villalta, Christine" w:date="2018-08-20T13:26:00Z">
        <w:r w:rsidR="0075494C" w:rsidRPr="00C82C86" w:rsidDel="00C75E8A">
          <w:rPr>
            <w:rFonts w:ascii="Arial" w:hAnsi="Arial" w:cs="Arial"/>
            <w:sz w:val="20"/>
            <w:szCs w:val="20"/>
          </w:rPr>
          <w:delText xml:space="preserve"> </w:delText>
        </w:r>
      </w:del>
      <w:r w:rsidR="0075494C" w:rsidRPr="00C82C86">
        <w:rPr>
          <w:rFonts w:ascii="Arial" w:hAnsi="Arial" w:cs="Arial"/>
          <w:sz w:val="20"/>
          <w:szCs w:val="20"/>
        </w:rPr>
        <w:t>physical product</w:t>
      </w:r>
      <w:ins w:id="254" w:author="Villalta, Christine" w:date="2018-08-20T13:26:00Z">
        <w:r>
          <w:rPr>
            <w:rFonts w:ascii="Arial" w:hAnsi="Arial" w:cs="Arial"/>
            <w:sz w:val="20"/>
            <w:szCs w:val="20"/>
          </w:rPr>
          <w:t>.</w:t>
        </w:r>
      </w:ins>
    </w:p>
    <w:p w14:paraId="09C203B2" w14:textId="69E9F457" w:rsidR="0075494C" w:rsidRDefault="00C75E8A" w:rsidP="00C75E8A">
      <w:pPr>
        <w:pStyle w:val="ListParagraph"/>
        <w:numPr>
          <w:ilvl w:val="1"/>
          <w:numId w:val="21"/>
        </w:numPr>
        <w:rPr>
          <w:ins w:id="255" w:author="Villalta, Christine" w:date="2018-08-20T13:28:00Z"/>
          <w:rFonts w:ascii="Arial" w:hAnsi="Arial" w:cs="Arial"/>
          <w:sz w:val="20"/>
          <w:szCs w:val="20"/>
        </w:rPr>
      </w:pPr>
      <w:ins w:id="256" w:author="Villalta, Christine" w:date="2018-08-20T13:27:00Z">
        <w:r>
          <w:rPr>
            <w:rFonts w:ascii="Arial" w:hAnsi="Arial" w:cs="Arial"/>
            <w:sz w:val="20"/>
            <w:szCs w:val="20"/>
          </w:rPr>
          <w:t>If there is a Start and Expiry Date, it is for an online subscription and you do not need to follow section 4.2.4.</w:t>
        </w:r>
      </w:ins>
      <w:del w:id="257" w:author="Villalta, Christine" w:date="2018-08-20T13:26:00Z">
        <w:r w:rsidR="0075494C" w:rsidRPr="00C82C86" w:rsidDel="00C75E8A">
          <w:rPr>
            <w:rFonts w:ascii="Arial" w:hAnsi="Arial" w:cs="Arial"/>
            <w:sz w:val="20"/>
            <w:szCs w:val="20"/>
          </w:rPr>
          <w:delText>, it will look like this and will need proof of delivery:</w:delText>
        </w:r>
      </w:del>
    </w:p>
    <w:p w14:paraId="0BADF89E" w14:textId="77777777" w:rsidR="00C75E8A" w:rsidRDefault="00C75E8A" w:rsidP="00C75E8A">
      <w:pPr>
        <w:pStyle w:val="ListParagraph"/>
        <w:numPr>
          <w:ilvl w:val="1"/>
          <w:numId w:val="21"/>
        </w:numPr>
        <w:rPr>
          <w:ins w:id="258" w:author="Villalta, Christine" w:date="2018-08-20T13:29:00Z"/>
          <w:rFonts w:ascii="Arial" w:hAnsi="Arial" w:cs="Arial"/>
          <w:sz w:val="20"/>
          <w:szCs w:val="20"/>
        </w:rPr>
      </w:pPr>
      <w:ins w:id="259" w:author="Villalta, Christine" w:date="2018-08-20T13:28:00Z">
        <w:r>
          <w:rPr>
            <w:rFonts w:ascii="Arial" w:hAnsi="Arial" w:cs="Arial"/>
            <w:sz w:val="20"/>
            <w:szCs w:val="20"/>
          </w:rPr>
          <w:t>If there is an “O” for the shipping method in Safetech (as e</w:t>
        </w:r>
      </w:ins>
      <w:ins w:id="260" w:author="Villalta, Christine" w:date="2018-08-20T13:29:00Z">
        <w:r>
          <w:rPr>
            <w:rFonts w:ascii="Arial" w:hAnsi="Arial" w:cs="Arial"/>
            <w:sz w:val="20"/>
            <w:szCs w:val="20"/>
          </w:rPr>
          <w:t>xplained above), it is for an online subscription and you do not need to follow section 4.2.4.</w:t>
        </w:r>
      </w:ins>
    </w:p>
    <w:p w14:paraId="4F4F8F84" w14:textId="61958E1D" w:rsidR="00C75E8A" w:rsidRDefault="00C75E8A" w:rsidP="00C75E8A">
      <w:pPr>
        <w:pStyle w:val="ListParagraph"/>
        <w:numPr>
          <w:ilvl w:val="1"/>
          <w:numId w:val="21"/>
        </w:numPr>
        <w:rPr>
          <w:ins w:id="261" w:author="Villalta, Christine" w:date="2018-08-20T13:32:00Z"/>
          <w:rFonts w:ascii="Arial" w:hAnsi="Arial" w:cs="Arial"/>
          <w:sz w:val="20"/>
          <w:szCs w:val="20"/>
        </w:rPr>
      </w:pPr>
      <w:ins w:id="262" w:author="Villalta, Christine" w:date="2018-08-20T13:29:00Z">
        <w:r>
          <w:rPr>
            <w:rFonts w:ascii="Arial" w:hAnsi="Arial" w:cs="Arial"/>
            <w:sz w:val="20"/>
            <w:szCs w:val="20"/>
          </w:rPr>
          <w:t>If any of the above are blank, follow section 4.2.4 to determine</w:t>
        </w:r>
      </w:ins>
      <w:ins w:id="263" w:author="Villalta, Christine" w:date="2018-08-20T13:30:00Z">
        <w:r>
          <w:rPr>
            <w:rFonts w:ascii="Arial" w:hAnsi="Arial" w:cs="Arial"/>
            <w:sz w:val="20"/>
            <w:szCs w:val="20"/>
          </w:rPr>
          <w:t xml:space="preserve"> if the transaction is for a physical product and, if so, provide the proof of delivery.</w:t>
        </w:r>
      </w:ins>
    </w:p>
    <w:p w14:paraId="4179E3CC" w14:textId="625ACC97" w:rsidR="00C75E8A" w:rsidRDefault="00C75E8A" w:rsidP="00C75E8A">
      <w:pPr>
        <w:pStyle w:val="ListParagraph"/>
        <w:numPr>
          <w:ilvl w:val="1"/>
          <w:numId w:val="21"/>
        </w:numPr>
        <w:rPr>
          <w:ins w:id="264" w:author="Villalta, Christine" w:date="2018-08-20T14:17:00Z"/>
          <w:rFonts w:ascii="Arial" w:hAnsi="Arial" w:cs="Arial"/>
          <w:sz w:val="20"/>
          <w:szCs w:val="20"/>
        </w:rPr>
      </w:pPr>
      <w:ins w:id="265" w:author="Villalta, Christine" w:date="2018-08-20T13:32:00Z">
        <w:r>
          <w:rPr>
            <w:rFonts w:ascii="Arial" w:hAnsi="Arial" w:cs="Arial"/>
            <w:sz w:val="20"/>
            <w:szCs w:val="20"/>
          </w:rPr>
          <w:t>If the email does not come up with any information, follow section 4.2.4</w:t>
        </w:r>
        <w:r w:rsidR="00146B24">
          <w:rPr>
            <w:rFonts w:ascii="Arial" w:hAnsi="Arial" w:cs="Arial"/>
            <w:sz w:val="20"/>
            <w:szCs w:val="20"/>
          </w:rPr>
          <w:t xml:space="preserve"> to get the product information </w:t>
        </w:r>
      </w:ins>
      <w:ins w:id="266" w:author="Villalta, Christine" w:date="2018-08-20T13:33:00Z">
        <w:r w:rsidR="00146B24">
          <w:rPr>
            <w:rFonts w:ascii="Arial" w:hAnsi="Arial" w:cs="Arial"/>
            <w:sz w:val="20"/>
            <w:szCs w:val="20"/>
          </w:rPr>
          <w:t>from Oracle.</w:t>
        </w:r>
      </w:ins>
    </w:p>
    <w:p w14:paraId="347F74A2" w14:textId="164EB642" w:rsidR="00537F4F" w:rsidRPr="00B06142" w:rsidRDefault="00537F4F" w:rsidP="00537F4F">
      <w:pPr>
        <w:pStyle w:val="ListParagraph"/>
        <w:numPr>
          <w:ilvl w:val="0"/>
          <w:numId w:val="21"/>
        </w:numPr>
        <w:rPr>
          <w:ins w:id="267" w:author="Villalta, Christine" w:date="2018-08-20T14:17:00Z"/>
          <w:rFonts w:ascii="Arial" w:hAnsi="Arial" w:cs="Arial"/>
          <w:b/>
          <w:sz w:val="20"/>
          <w:szCs w:val="20"/>
          <w:highlight w:val="yellow"/>
        </w:rPr>
      </w:pPr>
      <w:ins w:id="268" w:author="Villalta, Christine" w:date="2018-08-20T14:17:00Z">
        <w:r w:rsidRPr="00B06142">
          <w:rPr>
            <w:rFonts w:ascii="Arial" w:hAnsi="Arial" w:cs="Arial"/>
            <w:b/>
            <w:sz w:val="20"/>
            <w:szCs w:val="20"/>
            <w:highlight w:val="yellow"/>
          </w:rPr>
          <w:t>Make sure to ALWAYS include the online disclaimer, terms of use, and re</w:t>
        </w:r>
      </w:ins>
      <w:r w:rsidR="00BC5AA4">
        <w:rPr>
          <w:rFonts w:ascii="Arial" w:hAnsi="Arial" w:cs="Arial"/>
          <w:b/>
          <w:sz w:val="20"/>
          <w:szCs w:val="20"/>
          <w:highlight w:val="yellow"/>
        </w:rPr>
        <w:t xml:space="preserve">turn </w:t>
      </w:r>
      <w:ins w:id="269" w:author="Villalta, Christine" w:date="2018-08-20T14:17:00Z">
        <w:r w:rsidRPr="00B06142">
          <w:rPr>
            <w:rFonts w:ascii="Arial" w:hAnsi="Arial" w:cs="Arial"/>
            <w:b/>
            <w:sz w:val="20"/>
            <w:szCs w:val="20"/>
            <w:highlight w:val="yellow"/>
          </w:rPr>
          <w:t>policy to the chargeback documentation (included in the attached templates)</w:t>
        </w:r>
      </w:ins>
    </w:p>
    <w:p w14:paraId="5067ADB2" w14:textId="77777777" w:rsidR="00537F4F" w:rsidRPr="00C82C86" w:rsidRDefault="00537F4F">
      <w:pPr>
        <w:pStyle w:val="ListParagraph"/>
        <w:ind w:left="1440"/>
        <w:rPr>
          <w:rFonts w:ascii="Arial" w:hAnsi="Arial" w:cs="Arial"/>
          <w:sz w:val="20"/>
          <w:szCs w:val="20"/>
        </w:rPr>
        <w:pPrChange w:id="270" w:author="Villalta, Christine" w:date="2018-08-20T14:17:00Z">
          <w:pPr>
            <w:pStyle w:val="ListParagraph"/>
            <w:numPr>
              <w:numId w:val="21"/>
            </w:numPr>
            <w:ind w:left="1440" w:hanging="360"/>
          </w:pPr>
        </w:pPrChange>
      </w:pPr>
    </w:p>
    <w:p w14:paraId="73147BC8" w14:textId="7E44D8F3" w:rsidR="0075494C" w:rsidRPr="00C82C86" w:rsidDel="00C75E8A" w:rsidRDefault="0075494C" w:rsidP="0075494C">
      <w:pPr>
        <w:pStyle w:val="ListParagraph"/>
        <w:rPr>
          <w:del w:id="271" w:author="Villalta, Christine" w:date="2018-08-20T13:26:00Z"/>
          <w:rFonts w:ascii="Arial" w:hAnsi="Arial" w:cs="Arial"/>
          <w:sz w:val="20"/>
          <w:szCs w:val="20"/>
        </w:rPr>
      </w:pPr>
    </w:p>
    <w:p w14:paraId="3A705E64" w14:textId="3243EEB2" w:rsidR="00E03AA9" w:rsidRPr="002F6E32" w:rsidDel="00C75E8A" w:rsidRDefault="009B6012">
      <w:pPr>
        <w:rPr>
          <w:del w:id="272" w:author="Villalta, Christine" w:date="2018-08-20T13:26:00Z"/>
          <w:rFonts w:cs="Arial"/>
          <w:szCs w:val="20"/>
        </w:rPr>
        <w:pPrChange w:id="273" w:author="Villalta, Christine" w:date="2018-08-20T13:26:00Z">
          <w:pPr>
            <w:pStyle w:val="ListParagraph"/>
          </w:pPr>
        </w:pPrChange>
      </w:pPr>
      <w:del w:id="274" w:author="Villalta, Christine" w:date="2018-08-20T13:26:00Z">
        <w:r w:rsidRPr="003B37BC" w:rsidDel="00C75E8A">
          <w:rPr>
            <w:noProof/>
          </w:rPr>
          <w:drawing>
            <wp:inline distT="0" distB="0" distL="0" distR="0" wp14:anchorId="0294B3FB" wp14:editId="4A820E1E">
              <wp:extent cx="6286500" cy="838200"/>
              <wp:effectExtent l="0" t="0" r="0" b="0"/>
              <wp:docPr id="4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838200"/>
                      </a:xfrm>
                      <a:prstGeom prst="rect">
                        <a:avLst/>
                      </a:prstGeom>
                      <a:noFill/>
                      <a:ln>
                        <a:noFill/>
                      </a:ln>
                    </pic:spPr>
                  </pic:pic>
                </a:graphicData>
              </a:graphic>
            </wp:inline>
          </w:drawing>
        </w:r>
      </w:del>
    </w:p>
    <w:p w14:paraId="30F4BBB9" w14:textId="5AFC4230" w:rsidR="00E03AA9" w:rsidRPr="002F6E32" w:rsidRDefault="00E03AA9">
      <w:pPr>
        <w:pStyle w:val="Style4"/>
        <w:pPrChange w:id="275" w:author="Villalta, Christine" w:date="2018-08-20T10:53:00Z">
          <w:pPr>
            <w:pStyle w:val="Style2"/>
          </w:pPr>
        </w:pPrChange>
      </w:pPr>
      <w:r w:rsidRPr="003E680F">
        <w:rPr>
          <w:b/>
          <w:rPrChange w:id="276" w:author="Villalta, Christine" w:date="2018-08-20T10:53:00Z">
            <w:rPr>
              <w:b w:val="0"/>
              <w:bCs w:val="0"/>
              <w:i w:val="0"/>
              <w:iCs w:val="0"/>
            </w:rPr>
          </w:rPrChange>
        </w:rPr>
        <w:t xml:space="preserve">Proof of </w:t>
      </w:r>
      <w:ins w:id="277" w:author="Villalta, Christine" w:date="2018-08-20T13:33:00Z">
        <w:r w:rsidR="00146B24">
          <w:rPr>
            <w:b/>
          </w:rPr>
          <w:t>Sale/</w:t>
        </w:r>
      </w:ins>
      <w:r w:rsidRPr="003E680F">
        <w:rPr>
          <w:b/>
          <w:rPrChange w:id="278" w:author="Villalta, Christine" w:date="2018-08-20T10:53:00Z">
            <w:rPr>
              <w:b w:val="0"/>
              <w:bCs w:val="0"/>
              <w:i w:val="0"/>
              <w:iCs w:val="0"/>
            </w:rPr>
          </w:rPrChange>
        </w:rPr>
        <w:t>Delivery (</w:t>
      </w:r>
      <w:ins w:id="279" w:author="Villalta, Christine" w:date="2018-08-20T10:53:00Z">
        <w:r w:rsidR="003E680F">
          <w:rPr>
            <w:b/>
          </w:rPr>
          <w:t>Resear</w:t>
        </w:r>
      </w:ins>
      <w:ins w:id="280" w:author="Villalta, Christine" w:date="2018-08-20T10:54:00Z">
        <w:r w:rsidR="003E680F">
          <w:rPr>
            <w:b/>
          </w:rPr>
          <w:t xml:space="preserve">ch in </w:t>
        </w:r>
      </w:ins>
      <w:r w:rsidRPr="003E680F">
        <w:rPr>
          <w:b/>
          <w:rPrChange w:id="281" w:author="Villalta, Christine" w:date="2018-08-20T10:53:00Z">
            <w:rPr>
              <w:b w:val="0"/>
              <w:bCs w:val="0"/>
              <w:i w:val="0"/>
              <w:iCs w:val="0"/>
            </w:rPr>
          </w:rPrChange>
        </w:rPr>
        <w:t>Oracle OTC)</w:t>
      </w:r>
    </w:p>
    <w:p w14:paraId="593AA119" w14:textId="515A5441" w:rsidR="00E03AA9" w:rsidRPr="00EF39C3" w:rsidRDefault="00E03AA9">
      <w:pPr>
        <w:pStyle w:val="Style3"/>
        <w:ind w:left="1224"/>
        <w:rPr>
          <w:sz w:val="20"/>
          <w:szCs w:val="20"/>
        </w:rPr>
        <w:pPrChange w:id="282" w:author="Villalta, Christine" w:date="2018-08-20T11:00:00Z">
          <w:pPr>
            <w:pStyle w:val="Style3"/>
            <w:ind w:left="660"/>
          </w:pPr>
        </w:pPrChange>
      </w:pPr>
      <w:r w:rsidRPr="00EF39C3">
        <w:rPr>
          <w:sz w:val="20"/>
          <w:szCs w:val="20"/>
        </w:rPr>
        <w:t xml:space="preserve">If the </w:t>
      </w:r>
      <w:r w:rsidR="00EF39C3" w:rsidRPr="00EF39C3">
        <w:rPr>
          <w:sz w:val="20"/>
          <w:szCs w:val="20"/>
        </w:rPr>
        <w:t>transaction is for a physical product, as stated above in the Paris section, we will need to provide proof of delivery.  This is obtained through Oracle as follows:</w:t>
      </w:r>
    </w:p>
    <w:p w14:paraId="0D4F296C" w14:textId="77777777" w:rsidR="00E03AA9" w:rsidRPr="00C82C86" w:rsidRDefault="00E03AA9" w:rsidP="0075494C">
      <w:pPr>
        <w:pStyle w:val="ListParagraph"/>
        <w:rPr>
          <w:rFonts w:ascii="Arial" w:hAnsi="Arial" w:cs="Arial"/>
          <w:sz w:val="20"/>
          <w:szCs w:val="20"/>
        </w:rPr>
      </w:pPr>
    </w:p>
    <w:p w14:paraId="1E9F0DC4" w14:textId="77777777" w:rsidR="00EF39C3" w:rsidRPr="00EF39C3" w:rsidRDefault="00EF39C3" w:rsidP="00EF39C3">
      <w:pPr>
        <w:pStyle w:val="ListParagraph"/>
        <w:numPr>
          <w:ilvl w:val="0"/>
          <w:numId w:val="25"/>
        </w:numPr>
        <w:rPr>
          <w:rFonts w:ascii="Arial" w:hAnsi="Arial" w:cs="Arial"/>
          <w:sz w:val="20"/>
          <w:szCs w:val="20"/>
        </w:rPr>
      </w:pPr>
      <w:r w:rsidRPr="00EF39C3">
        <w:rPr>
          <w:rFonts w:ascii="Arial" w:hAnsi="Arial" w:cs="Arial"/>
          <w:sz w:val="20"/>
          <w:szCs w:val="20"/>
        </w:rPr>
        <w:t>Log in to OTC</w:t>
      </w:r>
    </w:p>
    <w:p w14:paraId="5CFC345D" w14:textId="42EE720B" w:rsidR="00EF39C3" w:rsidRDefault="00EF39C3" w:rsidP="00EF39C3">
      <w:pPr>
        <w:pStyle w:val="ListParagraph"/>
        <w:numPr>
          <w:ilvl w:val="0"/>
          <w:numId w:val="25"/>
        </w:numPr>
        <w:rPr>
          <w:ins w:id="283" w:author="Villalta, Christine" w:date="2018-07-19T15:31:00Z"/>
          <w:rFonts w:ascii="Arial" w:hAnsi="Arial" w:cs="Arial"/>
          <w:sz w:val="20"/>
          <w:szCs w:val="20"/>
        </w:rPr>
      </w:pPr>
      <w:r w:rsidRPr="00EF39C3">
        <w:rPr>
          <w:rFonts w:ascii="Arial" w:hAnsi="Arial" w:cs="Arial"/>
          <w:sz w:val="20"/>
          <w:szCs w:val="20"/>
        </w:rPr>
        <w:t>Choose View Order Organizer</w:t>
      </w:r>
    </w:p>
    <w:p w14:paraId="5099F5E6" w14:textId="77777777" w:rsidR="003906DF" w:rsidRPr="00EF39C3" w:rsidRDefault="003906DF">
      <w:pPr>
        <w:pStyle w:val="ListParagraph"/>
        <w:ind w:left="1080"/>
        <w:rPr>
          <w:rFonts w:ascii="Arial" w:hAnsi="Arial" w:cs="Arial"/>
          <w:sz w:val="20"/>
          <w:szCs w:val="20"/>
        </w:rPr>
        <w:pPrChange w:id="284" w:author="Villalta, Christine" w:date="2018-07-19T15:31:00Z">
          <w:pPr>
            <w:pStyle w:val="ListParagraph"/>
            <w:numPr>
              <w:numId w:val="25"/>
            </w:numPr>
            <w:ind w:left="1440" w:hanging="360"/>
          </w:pPr>
        </w:pPrChange>
      </w:pPr>
    </w:p>
    <w:p w14:paraId="5271CEAB" w14:textId="2D09B154"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5E05C1F7" wp14:editId="3C1FDA62">
            <wp:extent cx="2705100" cy="2152650"/>
            <wp:effectExtent l="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a:noFill/>
                    </a:ln>
                  </pic:spPr>
                </pic:pic>
              </a:graphicData>
            </a:graphic>
          </wp:inline>
        </w:drawing>
      </w:r>
    </w:p>
    <w:p w14:paraId="73124BC3" w14:textId="77777777" w:rsidR="00EF39C3" w:rsidRPr="00EF39C3" w:rsidRDefault="00EF39C3" w:rsidP="00EF39C3">
      <w:pPr>
        <w:pStyle w:val="ListParagraph"/>
        <w:rPr>
          <w:rFonts w:ascii="Arial" w:hAnsi="Arial" w:cs="Arial"/>
          <w:sz w:val="20"/>
          <w:szCs w:val="20"/>
        </w:rPr>
      </w:pPr>
    </w:p>
    <w:p w14:paraId="1FF16949" w14:textId="5D2A609F" w:rsidR="00EF39C3" w:rsidRDefault="00EF39C3" w:rsidP="00EF39C3">
      <w:pPr>
        <w:pStyle w:val="ListParagraph"/>
        <w:numPr>
          <w:ilvl w:val="0"/>
          <w:numId w:val="25"/>
        </w:numPr>
        <w:ind w:left="1260"/>
        <w:rPr>
          <w:ins w:id="285" w:author="Villalta, Christine" w:date="2018-08-20T13:46:00Z"/>
          <w:rFonts w:ascii="Arial" w:hAnsi="Arial" w:cs="Arial"/>
          <w:sz w:val="20"/>
          <w:szCs w:val="20"/>
        </w:rPr>
      </w:pPr>
      <w:r w:rsidRPr="00EF39C3">
        <w:rPr>
          <w:rFonts w:ascii="Arial" w:hAnsi="Arial" w:cs="Arial"/>
          <w:sz w:val="20"/>
          <w:szCs w:val="20"/>
        </w:rPr>
        <w:t>Type the order number into the Customer PO field, along with the needed letters before the order</w:t>
      </w:r>
      <w:ins w:id="286" w:author="Villalta, Christine" w:date="2018-08-20T13:48:00Z">
        <w:r w:rsidR="00357B0A">
          <w:rPr>
            <w:rFonts w:ascii="Arial" w:hAnsi="Arial" w:cs="Arial"/>
            <w:sz w:val="20"/>
            <w:szCs w:val="20"/>
          </w:rPr>
          <w:t xml:space="preserve"> number, </w:t>
        </w:r>
      </w:ins>
      <w:del w:id="287" w:author="Villalta, Christine" w:date="2018-08-20T13:48:00Z">
        <w:r w:rsidRPr="00EF39C3" w:rsidDel="00357B0A">
          <w:rPr>
            <w:rFonts w:ascii="Arial" w:hAnsi="Arial" w:cs="Arial"/>
            <w:sz w:val="20"/>
            <w:szCs w:val="20"/>
          </w:rPr>
          <w:delText xml:space="preserve"> # (ie. the above order will need to have HPIPE added before it), </w:delText>
        </w:r>
      </w:del>
      <w:r w:rsidRPr="00EF39C3">
        <w:rPr>
          <w:rFonts w:ascii="Arial" w:hAnsi="Arial" w:cs="Arial"/>
          <w:sz w:val="20"/>
          <w:szCs w:val="20"/>
        </w:rPr>
        <w:t>then click Find</w:t>
      </w:r>
    </w:p>
    <w:p w14:paraId="481B261D" w14:textId="72A31F71" w:rsidR="00357B0A" w:rsidRDefault="00357B0A" w:rsidP="00357B0A">
      <w:pPr>
        <w:pStyle w:val="ListParagraph"/>
        <w:numPr>
          <w:ilvl w:val="1"/>
          <w:numId w:val="25"/>
        </w:numPr>
        <w:rPr>
          <w:ins w:id="288" w:author="Villalta, Christine" w:date="2018-08-20T13:47:00Z"/>
          <w:rFonts w:ascii="Arial" w:hAnsi="Arial" w:cs="Arial"/>
          <w:sz w:val="20"/>
          <w:szCs w:val="20"/>
        </w:rPr>
      </w:pPr>
      <w:ins w:id="289" w:author="Villalta, Christine" w:date="2018-08-20T13:46:00Z">
        <w:r>
          <w:rPr>
            <w:rFonts w:ascii="Arial" w:hAnsi="Arial" w:cs="Arial"/>
            <w:sz w:val="20"/>
            <w:szCs w:val="20"/>
          </w:rPr>
          <w:t>Any Order Number that begins with MHHEDG</w:t>
        </w:r>
      </w:ins>
      <w:ins w:id="290" w:author="Villalta, Christine" w:date="2018-08-20T13:47:00Z">
        <w:r>
          <w:rPr>
            <w:rFonts w:ascii="Arial" w:hAnsi="Arial" w:cs="Arial"/>
            <w:sz w:val="20"/>
            <w:szCs w:val="20"/>
          </w:rPr>
          <w:t>, type HPIPE then the Order Number</w:t>
        </w:r>
      </w:ins>
    </w:p>
    <w:p w14:paraId="76FA158D" w14:textId="3B89367E" w:rsidR="00357B0A" w:rsidRPr="00357B0A" w:rsidRDefault="00357B0A">
      <w:pPr>
        <w:pStyle w:val="ListParagraph"/>
        <w:numPr>
          <w:ilvl w:val="1"/>
          <w:numId w:val="25"/>
        </w:numPr>
        <w:rPr>
          <w:rFonts w:ascii="Arial" w:hAnsi="Arial" w:cs="Arial"/>
          <w:sz w:val="20"/>
          <w:szCs w:val="20"/>
          <w:rPrChange w:id="291" w:author="Villalta, Christine" w:date="2018-08-20T13:47:00Z">
            <w:rPr/>
          </w:rPrChange>
        </w:rPr>
        <w:pPrChange w:id="292" w:author="Villalta, Christine" w:date="2018-08-20T13:47:00Z">
          <w:pPr>
            <w:pStyle w:val="ListParagraph"/>
            <w:numPr>
              <w:numId w:val="25"/>
            </w:numPr>
            <w:ind w:left="1260" w:hanging="360"/>
          </w:pPr>
        </w:pPrChange>
      </w:pPr>
      <w:ins w:id="293" w:author="Villalta, Christine" w:date="2018-08-20T13:47:00Z">
        <w:r>
          <w:rPr>
            <w:rFonts w:ascii="Arial" w:hAnsi="Arial" w:cs="Arial"/>
            <w:sz w:val="20"/>
            <w:szCs w:val="20"/>
          </w:rPr>
          <w:t>Any Order Number that begins with SEG, type SEGECOM then the Order Number</w:t>
        </w:r>
      </w:ins>
    </w:p>
    <w:p w14:paraId="0B60C94C" w14:textId="77777777" w:rsidR="00EF39C3" w:rsidRPr="00EF39C3" w:rsidRDefault="00EF39C3" w:rsidP="00EF39C3">
      <w:pPr>
        <w:pStyle w:val="ListParagraph"/>
        <w:rPr>
          <w:rFonts w:ascii="Arial" w:hAnsi="Arial" w:cs="Arial"/>
          <w:sz w:val="20"/>
          <w:szCs w:val="20"/>
        </w:rPr>
      </w:pPr>
    </w:p>
    <w:p w14:paraId="1B172FCB" w14:textId="3C4E6E6D"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lastRenderedPageBreak/>
        <w:drawing>
          <wp:inline distT="0" distB="0" distL="0" distR="0" wp14:anchorId="12A73A91" wp14:editId="3FCBB12F">
            <wp:extent cx="4581525" cy="2351046"/>
            <wp:effectExtent l="0" t="0" r="0" b="0"/>
            <wp:docPr id="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136" cy="2353925"/>
                    </a:xfrm>
                    <a:prstGeom prst="rect">
                      <a:avLst/>
                    </a:prstGeom>
                    <a:noFill/>
                    <a:ln>
                      <a:noFill/>
                    </a:ln>
                  </pic:spPr>
                </pic:pic>
              </a:graphicData>
            </a:graphic>
          </wp:inline>
        </w:drawing>
      </w:r>
    </w:p>
    <w:p w14:paraId="639147A6" w14:textId="77777777" w:rsidR="00EF39C3" w:rsidRPr="00EF39C3" w:rsidRDefault="00EF39C3" w:rsidP="00EF39C3">
      <w:pPr>
        <w:pStyle w:val="ListParagraph"/>
        <w:rPr>
          <w:rFonts w:ascii="Arial" w:hAnsi="Arial" w:cs="Arial"/>
          <w:sz w:val="20"/>
          <w:szCs w:val="20"/>
        </w:rPr>
      </w:pPr>
    </w:p>
    <w:p w14:paraId="5776A164"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the line and hit Open</w:t>
      </w:r>
    </w:p>
    <w:p w14:paraId="10A6B6A5" w14:textId="1973B1E9" w:rsidR="00357B0A" w:rsidRPr="00357B0A" w:rsidRDefault="00EF39C3">
      <w:pPr>
        <w:pStyle w:val="ListParagraph"/>
        <w:numPr>
          <w:ilvl w:val="1"/>
          <w:numId w:val="25"/>
        </w:numPr>
        <w:ind w:left="1980"/>
        <w:rPr>
          <w:rFonts w:ascii="Arial" w:hAnsi="Arial" w:cs="Arial"/>
          <w:sz w:val="20"/>
          <w:szCs w:val="20"/>
          <w:rPrChange w:id="294" w:author="Villalta, Christine" w:date="2018-08-20T13:49:00Z">
            <w:rPr/>
          </w:rPrChange>
        </w:rPr>
      </w:pPr>
      <w:r w:rsidRPr="00EF39C3">
        <w:rPr>
          <w:rFonts w:ascii="Arial" w:hAnsi="Arial" w:cs="Arial"/>
          <w:sz w:val="20"/>
          <w:szCs w:val="20"/>
        </w:rPr>
        <w:t>If there are multiple lines, there may be multiple proof of deliveries.  Make sure to check each line.</w:t>
      </w:r>
    </w:p>
    <w:p w14:paraId="032680FD" w14:textId="0D5FAF98" w:rsidR="00357B0A" w:rsidRDefault="00357B0A" w:rsidP="00EF39C3">
      <w:pPr>
        <w:pStyle w:val="ListParagraph"/>
        <w:numPr>
          <w:ilvl w:val="0"/>
          <w:numId w:val="25"/>
        </w:numPr>
        <w:ind w:left="1260"/>
        <w:rPr>
          <w:ins w:id="295" w:author="Villalta, Christine" w:date="2018-08-20T13:50:00Z"/>
          <w:rFonts w:ascii="Arial" w:hAnsi="Arial" w:cs="Arial"/>
          <w:sz w:val="20"/>
          <w:szCs w:val="20"/>
        </w:rPr>
      </w:pPr>
      <w:ins w:id="296" w:author="Villalta, Christine" w:date="2018-08-20T13:52:00Z">
        <w:r w:rsidRPr="00357B0A">
          <w:rPr>
            <w:rFonts w:ascii="Arial" w:hAnsi="Arial" w:cs="Arial"/>
            <w:b/>
            <w:sz w:val="20"/>
            <w:szCs w:val="20"/>
            <w:rPrChange w:id="297" w:author="Villalta, Christine" w:date="2018-08-20T13:52:00Z">
              <w:rPr>
                <w:rFonts w:ascii="Arial" w:hAnsi="Arial" w:cs="Arial"/>
                <w:sz w:val="20"/>
                <w:szCs w:val="20"/>
              </w:rPr>
            </w:rPrChange>
          </w:rPr>
          <w:t>Only i</w:t>
        </w:r>
      </w:ins>
      <w:ins w:id="298" w:author="Villalta, Christine" w:date="2018-08-20T13:49:00Z">
        <w:r w:rsidRPr="00357B0A">
          <w:rPr>
            <w:rFonts w:ascii="Arial" w:hAnsi="Arial" w:cs="Arial"/>
            <w:b/>
            <w:sz w:val="20"/>
            <w:szCs w:val="20"/>
            <w:rPrChange w:id="299" w:author="Villalta, Christine" w:date="2018-08-20T13:52:00Z">
              <w:rPr>
                <w:rFonts w:ascii="Arial" w:hAnsi="Arial" w:cs="Arial"/>
                <w:sz w:val="20"/>
                <w:szCs w:val="20"/>
              </w:rPr>
            </w:rPrChange>
          </w:rPr>
          <w:t xml:space="preserve">f you were not able to pull up the product </w:t>
        </w:r>
      </w:ins>
      <w:ins w:id="300" w:author="Villalta, Christine" w:date="2018-08-20T13:50:00Z">
        <w:r w:rsidRPr="00357B0A">
          <w:rPr>
            <w:rFonts w:ascii="Arial" w:hAnsi="Arial" w:cs="Arial"/>
            <w:b/>
            <w:sz w:val="20"/>
            <w:szCs w:val="20"/>
            <w:rPrChange w:id="301" w:author="Villalta, Christine" w:date="2018-08-20T13:52:00Z">
              <w:rPr>
                <w:rFonts w:ascii="Arial" w:hAnsi="Arial" w:cs="Arial"/>
                <w:sz w:val="20"/>
                <w:szCs w:val="20"/>
              </w:rPr>
            </w:rPrChange>
          </w:rPr>
          <w:t xml:space="preserve">information in Paris with the email address, </w:t>
        </w:r>
        <w:r>
          <w:rPr>
            <w:rFonts w:ascii="Arial" w:hAnsi="Arial" w:cs="Arial"/>
            <w:sz w:val="20"/>
            <w:szCs w:val="20"/>
          </w:rPr>
          <w:t>follow these steps.  If you were able to pull up the product information in Paris, skip to number 6.</w:t>
        </w:r>
      </w:ins>
    </w:p>
    <w:p w14:paraId="680B84DF" w14:textId="3120871C" w:rsidR="00357B0A" w:rsidRDefault="00357B0A" w:rsidP="00357B0A">
      <w:pPr>
        <w:pStyle w:val="ListParagraph"/>
        <w:numPr>
          <w:ilvl w:val="1"/>
          <w:numId w:val="25"/>
        </w:numPr>
        <w:rPr>
          <w:ins w:id="302" w:author="Villalta, Christine" w:date="2018-08-20T13:51:00Z"/>
          <w:rFonts w:ascii="Arial" w:hAnsi="Arial" w:cs="Arial"/>
          <w:sz w:val="20"/>
          <w:szCs w:val="20"/>
        </w:rPr>
      </w:pPr>
      <w:ins w:id="303" w:author="Villalta, Christine" w:date="2018-08-20T13:51:00Z">
        <w:r>
          <w:rPr>
            <w:rFonts w:ascii="Arial" w:hAnsi="Arial" w:cs="Arial"/>
            <w:sz w:val="20"/>
            <w:szCs w:val="20"/>
          </w:rPr>
          <w:t>Click the Line Items tab</w:t>
        </w:r>
      </w:ins>
    </w:p>
    <w:p w14:paraId="47EC0853" w14:textId="5BE42174" w:rsidR="00357B0A" w:rsidRDefault="00357B0A" w:rsidP="00357B0A">
      <w:pPr>
        <w:pStyle w:val="ListParagraph"/>
        <w:numPr>
          <w:ilvl w:val="1"/>
          <w:numId w:val="25"/>
        </w:numPr>
        <w:rPr>
          <w:ins w:id="304" w:author="Villalta, Christine" w:date="2018-08-20T13:53:00Z"/>
          <w:rFonts w:ascii="Arial" w:hAnsi="Arial" w:cs="Arial"/>
          <w:sz w:val="20"/>
          <w:szCs w:val="20"/>
        </w:rPr>
      </w:pPr>
      <w:ins w:id="305" w:author="Villalta, Christine" w:date="2018-08-20T13:51:00Z">
        <w:r>
          <w:rPr>
            <w:rFonts w:ascii="Arial" w:hAnsi="Arial" w:cs="Arial"/>
            <w:sz w:val="20"/>
            <w:szCs w:val="20"/>
          </w:rPr>
          <w:t xml:space="preserve">Take a screenshot of the information (as shown below) and add it to the </w:t>
        </w:r>
      </w:ins>
      <w:ins w:id="306" w:author="Villalta, Christine" w:date="2018-08-20T13:52:00Z">
        <w:r>
          <w:rPr>
            <w:rFonts w:ascii="Arial" w:hAnsi="Arial" w:cs="Arial"/>
            <w:sz w:val="20"/>
            <w:szCs w:val="20"/>
          </w:rPr>
          <w:t>chargeback documentation</w:t>
        </w:r>
      </w:ins>
    </w:p>
    <w:p w14:paraId="59E43FCC" w14:textId="77777777" w:rsidR="00357B0A" w:rsidRDefault="00357B0A">
      <w:pPr>
        <w:pStyle w:val="ListParagraph"/>
        <w:ind w:left="1800"/>
        <w:rPr>
          <w:ins w:id="307" w:author="Villalta, Christine" w:date="2018-08-20T13:52:00Z"/>
          <w:rFonts w:ascii="Arial" w:hAnsi="Arial" w:cs="Arial"/>
          <w:sz w:val="20"/>
          <w:szCs w:val="20"/>
        </w:rPr>
        <w:pPrChange w:id="308" w:author="Villalta, Christine" w:date="2018-08-20T13:53:00Z">
          <w:pPr>
            <w:pStyle w:val="ListParagraph"/>
            <w:numPr>
              <w:ilvl w:val="1"/>
              <w:numId w:val="25"/>
            </w:numPr>
            <w:ind w:left="1800" w:hanging="360"/>
          </w:pPr>
        </w:pPrChange>
      </w:pPr>
    </w:p>
    <w:p w14:paraId="73E6EFE3" w14:textId="2460435E" w:rsidR="00357B0A" w:rsidRDefault="00357B0A" w:rsidP="00357B0A">
      <w:pPr>
        <w:pStyle w:val="ListParagraph"/>
        <w:ind w:left="1440"/>
        <w:rPr>
          <w:ins w:id="309" w:author="Villalta, Christine" w:date="2018-08-20T13:53:00Z"/>
          <w:rFonts w:ascii="Arial" w:hAnsi="Arial" w:cs="Arial"/>
          <w:sz w:val="20"/>
          <w:szCs w:val="20"/>
        </w:rPr>
      </w:pPr>
      <w:ins w:id="310" w:author="Villalta, Christine" w:date="2018-08-20T13:52:00Z">
        <w:r>
          <w:rPr>
            <w:noProof/>
          </w:rPr>
          <w:drawing>
            <wp:inline distT="0" distB="0" distL="0" distR="0" wp14:anchorId="21D974F4" wp14:editId="69E8D5D5">
              <wp:extent cx="4933776"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5564" cy="2635181"/>
                      </a:xfrm>
                      <a:prstGeom prst="rect">
                        <a:avLst/>
                      </a:prstGeom>
                    </pic:spPr>
                  </pic:pic>
                </a:graphicData>
              </a:graphic>
            </wp:inline>
          </w:drawing>
        </w:r>
      </w:ins>
    </w:p>
    <w:p w14:paraId="1C0531B6" w14:textId="77777777" w:rsidR="00357B0A" w:rsidRDefault="00357B0A">
      <w:pPr>
        <w:pStyle w:val="ListParagraph"/>
        <w:ind w:left="1440"/>
        <w:rPr>
          <w:ins w:id="311" w:author="Villalta, Christine" w:date="2018-08-20T13:49:00Z"/>
          <w:rFonts w:ascii="Arial" w:hAnsi="Arial" w:cs="Arial"/>
          <w:sz w:val="20"/>
          <w:szCs w:val="20"/>
        </w:rPr>
        <w:pPrChange w:id="312" w:author="Villalta, Christine" w:date="2018-08-20T13:52:00Z">
          <w:pPr>
            <w:pStyle w:val="ListParagraph"/>
            <w:numPr>
              <w:numId w:val="25"/>
            </w:numPr>
            <w:ind w:left="1260" w:hanging="360"/>
          </w:pPr>
        </w:pPrChange>
      </w:pPr>
    </w:p>
    <w:p w14:paraId="05633D01" w14:textId="2BFC6008" w:rsidR="00357B0A" w:rsidRDefault="00357B0A" w:rsidP="00357B0A">
      <w:pPr>
        <w:pStyle w:val="ListParagraph"/>
        <w:numPr>
          <w:ilvl w:val="1"/>
          <w:numId w:val="25"/>
        </w:numPr>
        <w:rPr>
          <w:ins w:id="313" w:author="Villalta, Christine" w:date="2018-08-20T13:54:00Z"/>
          <w:rFonts w:ascii="Arial" w:hAnsi="Arial" w:cs="Arial"/>
          <w:sz w:val="20"/>
          <w:szCs w:val="20"/>
        </w:rPr>
      </w:pPr>
      <w:ins w:id="314" w:author="Villalta, Christine" w:date="2018-08-20T13:53:00Z">
        <w:r>
          <w:rPr>
            <w:rFonts w:ascii="Arial" w:hAnsi="Arial" w:cs="Arial"/>
            <w:sz w:val="20"/>
            <w:szCs w:val="20"/>
          </w:rPr>
          <w:t>Close the screen a</w:t>
        </w:r>
      </w:ins>
      <w:ins w:id="315" w:author="Villalta, Christine" w:date="2018-08-20T13:54:00Z">
        <w:r>
          <w:rPr>
            <w:rFonts w:ascii="Arial" w:hAnsi="Arial" w:cs="Arial"/>
            <w:sz w:val="20"/>
            <w:szCs w:val="20"/>
          </w:rPr>
          <w:t>nd r</w:t>
        </w:r>
      </w:ins>
      <w:ins w:id="316" w:author="Villalta, Christine" w:date="2018-08-20T13:53:00Z">
        <w:r>
          <w:rPr>
            <w:rFonts w:ascii="Arial" w:hAnsi="Arial" w:cs="Arial"/>
            <w:sz w:val="20"/>
            <w:szCs w:val="20"/>
          </w:rPr>
          <w:t>epeat</w:t>
        </w:r>
      </w:ins>
      <w:ins w:id="317" w:author="Villalta, Christine" w:date="2018-08-20T13:54:00Z">
        <w:r>
          <w:rPr>
            <w:rFonts w:ascii="Arial" w:hAnsi="Arial" w:cs="Arial"/>
            <w:sz w:val="20"/>
            <w:szCs w:val="20"/>
          </w:rPr>
          <w:t xml:space="preserve"> only if there are multiple lines for the order</w:t>
        </w:r>
      </w:ins>
    </w:p>
    <w:p w14:paraId="0BFCCBC8" w14:textId="77777777" w:rsidR="00B658E9" w:rsidRDefault="00B658E9">
      <w:pPr>
        <w:pStyle w:val="ListParagraph"/>
        <w:ind w:left="1800"/>
        <w:rPr>
          <w:ins w:id="318" w:author="Villalta, Christine" w:date="2018-08-20T13:53:00Z"/>
          <w:rFonts w:ascii="Arial" w:hAnsi="Arial" w:cs="Arial"/>
          <w:sz w:val="20"/>
          <w:szCs w:val="20"/>
        </w:rPr>
        <w:pPrChange w:id="319" w:author="Villalta, Christine" w:date="2018-08-20T13:54:00Z">
          <w:pPr>
            <w:pStyle w:val="ListParagraph"/>
            <w:numPr>
              <w:numId w:val="25"/>
            </w:numPr>
            <w:ind w:left="1260" w:hanging="360"/>
          </w:pPr>
        </w:pPrChange>
      </w:pPr>
    </w:p>
    <w:p w14:paraId="777C58B4" w14:textId="6A4AF693" w:rsidR="00EF39C3" w:rsidRPr="00EF39C3" w:rsidDel="00537F4F" w:rsidRDefault="00B658E9" w:rsidP="00EF39C3">
      <w:pPr>
        <w:pStyle w:val="ListParagraph"/>
        <w:numPr>
          <w:ilvl w:val="0"/>
          <w:numId w:val="25"/>
        </w:numPr>
        <w:ind w:left="1260"/>
        <w:rPr>
          <w:del w:id="320" w:author="Villalta, Christine" w:date="2018-08-20T14:17:00Z"/>
          <w:rFonts w:ascii="Arial" w:hAnsi="Arial" w:cs="Arial"/>
          <w:sz w:val="20"/>
          <w:szCs w:val="20"/>
        </w:rPr>
      </w:pPr>
      <w:ins w:id="321" w:author="Villalta, Christine" w:date="2018-08-20T13:55:00Z">
        <w:r>
          <w:rPr>
            <w:rFonts w:ascii="Arial" w:hAnsi="Arial" w:cs="Arial"/>
            <w:sz w:val="20"/>
            <w:szCs w:val="20"/>
          </w:rPr>
          <w:t>For Proof of Delivery, c</w:t>
        </w:r>
      </w:ins>
      <w:del w:id="322" w:author="Villalta, Christine" w:date="2018-08-20T13:55:00Z">
        <w:r w:rsidR="00EF39C3" w:rsidRPr="00EF39C3" w:rsidDel="00B658E9">
          <w:rPr>
            <w:rFonts w:ascii="Arial" w:hAnsi="Arial" w:cs="Arial"/>
            <w:sz w:val="20"/>
            <w:szCs w:val="20"/>
          </w:rPr>
          <w:delText>C</w:delText>
        </w:r>
      </w:del>
      <w:r w:rsidR="00EF39C3" w:rsidRPr="00EF39C3">
        <w:rPr>
          <w:rFonts w:ascii="Arial" w:hAnsi="Arial" w:cs="Arial"/>
          <w:sz w:val="20"/>
          <w:szCs w:val="20"/>
        </w:rPr>
        <w:t>lick Reports, MHE Shipment Tracking</w:t>
      </w:r>
    </w:p>
    <w:p w14:paraId="7863D9EA" w14:textId="77777777" w:rsidR="00EF39C3" w:rsidRPr="002F6E32" w:rsidRDefault="00EF39C3">
      <w:pPr>
        <w:pStyle w:val="ListParagraph"/>
        <w:numPr>
          <w:ilvl w:val="0"/>
          <w:numId w:val="25"/>
        </w:numPr>
        <w:ind w:left="1260"/>
        <w:rPr>
          <w:rFonts w:cs="Arial"/>
          <w:szCs w:val="20"/>
        </w:rPr>
        <w:pPrChange w:id="323" w:author="Villalta, Christine" w:date="2018-08-20T14:17:00Z">
          <w:pPr>
            <w:pStyle w:val="ListParagraph"/>
          </w:pPr>
        </w:pPrChange>
      </w:pPr>
    </w:p>
    <w:p w14:paraId="29ABCED6" w14:textId="477D0986"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lastRenderedPageBreak/>
        <w:drawing>
          <wp:inline distT="0" distB="0" distL="0" distR="0" wp14:anchorId="6735D2C3" wp14:editId="53491A13">
            <wp:extent cx="4964966" cy="1809750"/>
            <wp:effectExtent l="0" t="0" r="7620" b="0"/>
            <wp:docPr id="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2453" cy="1827059"/>
                    </a:xfrm>
                    <a:prstGeom prst="rect">
                      <a:avLst/>
                    </a:prstGeom>
                    <a:noFill/>
                    <a:ln>
                      <a:noFill/>
                    </a:ln>
                  </pic:spPr>
                </pic:pic>
              </a:graphicData>
            </a:graphic>
          </wp:inline>
        </w:drawing>
      </w:r>
    </w:p>
    <w:p w14:paraId="3F2A9FB7" w14:textId="77777777" w:rsidR="00EF39C3" w:rsidRPr="00EF39C3" w:rsidRDefault="00EF39C3" w:rsidP="00EF39C3">
      <w:pPr>
        <w:pStyle w:val="ListParagraph"/>
        <w:rPr>
          <w:rFonts w:ascii="Arial" w:hAnsi="Arial" w:cs="Arial"/>
          <w:sz w:val="20"/>
          <w:szCs w:val="20"/>
        </w:rPr>
      </w:pPr>
    </w:p>
    <w:p w14:paraId="7E52B4A5" w14:textId="48BB5C7B" w:rsidR="00B658E9" w:rsidRPr="00B658E9" w:rsidRDefault="00EF39C3">
      <w:pPr>
        <w:pStyle w:val="ListParagraph"/>
        <w:numPr>
          <w:ilvl w:val="0"/>
          <w:numId w:val="25"/>
        </w:numPr>
        <w:ind w:left="1260"/>
        <w:rPr>
          <w:rFonts w:ascii="Arial" w:hAnsi="Arial" w:cs="Arial"/>
          <w:sz w:val="20"/>
          <w:szCs w:val="20"/>
          <w:rPrChange w:id="324" w:author="Villalta, Christine" w:date="2018-08-20T13:55:00Z">
            <w:rPr/>
          </w:rPrChange>
        </w:rPr>
      </w:pPr>
      <w:r w:rsidRPr="00EF39C3">
        <w:rPr>
          <w:rFonts w:ascii="Arial" w:hAnsi="Arial" w:cs="Arial"/>
          <w:sz w:val="20"/>
          <w:szCs w:val="20"/>
        </w:rPr>
        <w:t>The tracking information will pull up in a new tab on your browser</w:t>
      </w:r>
    </w:p>
    <w:p w14:paraId="22299549" w14:textId="77777777" w:rsidR="00EF39C3" w:rsidRPr="00EF39C3" w:rsidRDefault="00EF39C3" w:rsidP="00EF39C3">
      <w:pPr>
        <w:pStyle w:val="ListParagraph"/>
        <w:rPr>
          <w:rFonts w:ascii="Arial" w:hAnsi="Arial" w:cs="Arial"/>
          <w:sz w:val="20"/>
          <w:szCs w:val="20"/>
        </w:rPr>
      </w:pPr>
    </w:p>
    <w:p w14:paraId="3050CFDC" w14:textId="33A7DD72"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34EBD2C3" wp14:editId="797B1A8B">
            <wp:extent cx="4933950" cy="1452161"/>
            <wp:effectExtent l="0" t="0" r="0" b="0"/>
            <wp:docPr id="4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2165" cy="1457522"/>
                    </a:xfrm>
                    <a:prstGeom prst="rect">
                      <a:avLst/>
                    </a:prstGeom>
                    <a:noFill/>
                    <a:ln>
                      <a:noFill/>
                    </a:ln>
                  </pic:spPr>
                </pic:pic>
              </a:graphicData>
            </a:graphic>
          </wp:inline>
        </w:drawing>
      </w:r>
    </w:p>
    <w:p w14:paraId="2743098F" w14:textId="77777777" w:rsidR="00EF39C3" w:rsidRPr="00EF39C3" w:rsidRDefault="00EF39C3" w:rsidP="00EF39C3">
      <w:pPr>
        <w:pStyle w:val="ListParagraph"/>
        <w:rPr>
          <w:rFonts w:ascii="Arial" w:hAnsi="Arial" w:cs="Arial"/>
          <w:sz w:val="20"/>
          <w:szCs w:val="20"/>
        </w:rPr>
      </w:pPr>
    </w:p>
    <w:p w14:paraId="127564D2" w14:textId="335D6BB6" w:rsidR="00B658E9" w:rsidRDefault="00B658E9" w:rsidP="00EF39C3">
      <w:pPr>
        <w:pStyle w:val="ListParagraph"/>
        <w:numPr>
          <w:ilvl w:val="0"/>
          <w:numId w:val="25"/>
        </w:numPr>
        <w:ind w:left="1260"/>
        <w:rPr>
          <w:ins w:id="325" w:author="Villalta, Christine" w:date="2018-08-20T13:57:00Z"/>
          <w:rFonts w:ascii="Arial" w:hAnsi="Arial" w:cs="Arial"/>
          <w:sz w:val="20"/>
          <w:szCs w:val="20"/>
        </w:rPr>
      </w:pPr>
      <w:ins w:id="326" w:author="Villalta, Christine" w:date="2018-08-20T13:56:00Z">
        <w:r>
          <w:rPr>
            <w:rFonts w:ascii="Arial" w:hAnsi="Arial" w:cs="Arial"/>
            <w:sz w:val="20"/>
            <w:szCs w:val="20"/>
          </w:rPr>
          <w:t xml:space="preserve">If the screen pulls up and </w:t>
        </w:r>
      </w:ins>
      <w:r w:rsidR="00420297">
        <w:rPr>
          <w:rFonts w:ascii="Arial" w:hAnsi="Arial" w:cs="Arial"/>
          <w:sz w:val="20"/>
          <w:szCs w:val="20"/>
        </w:rPr>
        <w:t>says,</w:t>
      </w:r>
      <w:ins w:id="327" w:author="Villalta, Christine" w:date="2018-08-20T13:56:00Z">
        <w:r>
          <w:rPr>
            <w:rFonts w:ascii="Arial" w:hAnsi="Arial" w:cs="Arial"/>
            <w:sz w:val="20"/>
            <w:szCs w:val="20"/>
          </w:rPr>
          <w:t xml:space="preserve"> “No Data”, this means it is not for a physical product and you do not have to continue following</w:t>
        </w:r>
      </w:ins>
      <w:ins w:id="328" w:author="Villalta, Christine" w:date="2018-08-20T13:57:00Z">
        <w:r>
          <w:rPr>
            <w:rFonts w:ascii="Arial" w:hAnsi="Arial" w:cs="Arial"/>
            <w:sz w:val="20"/>
            <w:szCs w:val="20"/>
          </w:rPr>
          <w:t xml:space="preserve"> the steps.</w:t>
        </w:r>
      </w:ins>
    </w:p>
    <w:p w14:paraId="51D2763C" w14:textId="51DBF965" w:rsidR="00EF39C3" w:rsidRPr="00EF39C3" w:rsidRDefault="00B658E9" w:rsidP="00EF39C3">
      <w:pPr>
        <w:pStyle w:val="ListParagraph"/>
        <w:numPr>
          <w:ilvl w:val="0"/>
          <w:numId w:val="25"/>
        </w:numPr>
        <w:ind w:left="1260"/>
        <w:rPr>
          <w:rFonts w:ascii="Arial" w:hAnsi="Arial" w:cs="Arial"/>
          <w:sz w:val="20"/>
          <w:szCs w:val="20"/>
        </w:rPr>
      </w:pPr>
      <w:ins w:id="329" w:author="Villalta, Christine" w:date="2018-08-20T13:57:00Z">
        <w:r>
          <w:rPr>
            <w:rFonts w:ascii="Arial" w:hAnsi="Arial" w:cs="Arial"/>
            <w:sz w:val="20"/>
            <w:szCs w:val="20"/>
          </w:rPr>
          <w:t>If there is tracking details, c</w:t>
        </w:r>
      </w:ins>
      <w:del w:id="330" w:author="Villalta, Christine" w:date="2018-08-20T13:57:00Z">
        <w:r w:rsidR="00EF39C3" w:rsidRPr="00EF39C3" w:rsidDel="00B658E9">
          <w:rPr>
            <w:rFonts w:ascii="Arial" w:hAnsi="Arial" w:cs="Arial"/>
            <w:sz w:val="20"/>
            <w:szCs w:val="20"/>
          </w:rPr>
          <w:delText>C</w:delText>
        </w:r>
      </w:del>
      <w:r w:rsidR="00EF39C3" w:rsidRPr="00EF39C3">
        <w:rPr>
          <w:rFonts w:ascii="Arial" w:hAnsi="Arial" w:cs="Arial"/>
          <w:sz w:val="20"/>
          <w:szCs w:val="20"/>
        </w:rPr>
        <w:t>lick on the Tracking #</w:t>
      </w:r>
    </w:p>
    <w:p w14:paraId="120EB9F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on Obtain Proof of Delivery</w:t>
      </w:r>
    </w:p>
    <w:p w14:paraId="5A01B862" w14:textId="77777777" w:rsidR="00EF39C3" w:rsidRPr="00EF39C3" w:rsidRDefault="00EF39C3" w:rsidP="00EF39C3">
      <w:pPr>
        <w:pStyle w:val="ListParagraph"/>
        <w:rPr>
          <w:rFonts w:ascii="Arial" w:hAnsi="Arial" w:cs="Arial"/>
          <w:sz w:val="20"/>
          <w:szCs w:val="20"/>
        </w:rPr>
      </w:pPr>
    </w:p>
    <w:p w14:paraId="0F0B7E84" w14:textId="0858D51B" w:rsidR="00EF39C3" w:rsidRPr="00EF39C3" w:rsidRDefault="009B6012" w:rsidP="00EF39C3">
      <w:pPr>
        <w:pStyle w:val="ListParagraph"/>
        <w:ind w:firstLine="540"/>
        <w:rPr>
          <w:rFonts w:ascii="Arial" w:hAnsi="Arial" w:cs="Arial"/>
          <w:sz w:val="20"/>
          <w:szCs w:val="20"/>
        </w:rPr>
      </w:pPr>
      <w:r w:rsidRPr="003B37BC">
        <w:rPr>
          <w:rFonts w:ascii="Arial" w:hAnsi="Arial" w:cs="Arial"/>
          <w:noProof/>
          <w:sz w:val="20"/>
          <w:szCs w:val="20"/>
        </w:rPr>
        <w:drawing>
          <wp:inline distT="0" distB="0" distL="0" distR="0" wp14:anchorId="606B0A09" wp14:editId="6EB3F206">
            <wp:extent cx="4543425" cy="2600325"/>
            <wp:effectExtent l="0" t="0" r="0"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25" cy="2600325"/>
                    </a:xfrm>
                    <a:prstGeom prst="rect">
                      <a:avLst/>
                    </a:prstGeom>
                    <a:noFill/>
                    <a:ln>
                      <a:noFill/>
                    </a:ln>
                  </pic:spPr>
                </pic:pic>
              </a:graphicData>
            </a:graphic>
          </wp:inline>
        </w:drawing>
      </w:r>
    </w:p>
    <w:p w14:paraId="17BBF92D" w14:textId="77777777" w:rsidR="00EF39C3" w:rsidRPr="00EF39C3" w:rsidRDefault="00EF39C3" w:rsidP="00EF39C3">
      <w:pPr>
        <w:rPr>
          <w:rFonts w:cs="Arial"/>
          <w:szCs w:val="20"/>
        </w:rPr>
      </w:pPr>
    </w:p>
    <w:p w14:paraId="2152F97C"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Submit</w:t>
      </w:r>
    </w:p>
    <w:p w14:paraId="0739BE20"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Click Open when it asks</w:t>
      </w:r>
    </w:p>
    <w:p w14:paraId="4D3F8E51" w14:textId="77777777" w:rsidR="00EF39C3" w:rsidRPr="00EF39C3" w:rsidRDefault="00EF39C3" w:rsidP="00EF39C3">
      <w:pPr>
        <w:pStyle w:val="ListParagraph"/>
        <w:numPr>
          <w:ilvl w:val="0"/>
          <w:numId w:val="25"/>
        </w:numPr>
        <w:ind w:left="1260"/>
        <w:rPr>
          <w:rFonts w:ascii="Arial" w:hAnsi="Arial" w:cs="Arial"/>
          <w:sz w:val="20"/>
          <w:szCs w:val="20"/>
        </w:rPr>
      </w:pPr>
      <w:r w:rsidRPr="00EF39C3">
        <w:rPr>
          <w:rFonts w:ascii="Arial" w:hAnsi="Arial" w:cs="Arial"/>
          <w:sz w:val="20"/>
          <w:szCs w:val="20"/>
        </w:rPr>
        <w:t>Take a screenshot of the proof of delivery and add it to the chargeback documentation</w:t>
      </w:r>
    </w:p>
    <w:p w14:paraId="1A439836" w14:textId="77777777" w:rsidR="00EF39C3" w:rsidRPr="00EF39C3" w:rsidRDefault="00EF39C3" w:rsidP="00EF39C3">
      <w:pPr>
        <w:pStyle w:val="ListParagraph"/>
        <w:rPr>
          <w:rFonts w:ascii="Arial" w:hAnsi="Arial" w:cs="Arial"/>
          <w:sz w:val="20"/>
          <w:szCs w:val="20"/>
        </w:rPr>
      </w:pPr>
    </w:p>
    <w:p w14:paraId="2E3320D7" w14:textId="09AE2DE7" w:rsidR="00EF39C3" w:rsidRDefault="009B6012" w:rsidP="00EF39C3">
      <w:pPr>
        <w:pStyle w:val="ListParagraph"/>
        <w:ind w:firstLine="540"/>
        <w:rPr>
          <w:ins w:id="331" w:author="Villalta, Christine" w:date="2018-08-20T13:58:00Z"/>
          <w:rFonts w:ascii="Arial" w:hAnsi="Arial" w:cs="Arial"/>
          <w:sz w:val="20"/>
          <w:szCs w:val="20"/>
        </w:rPr>
      </w:pPr>
      <w:r w:rsidRPr="003B37BC">
        <w:rPr>
          <w:rFonts w:ascii="Arial" w:hAnsi="Arial" w:cs="Arial"/>
          <w:noProof/>
          <w:sz w:val="20"/>
          <w:szCs w:val="20"/>
        </w:rPr>
        <w:lastRenderedPageBreak/>
        <w:drawing>
          <wp:inline distT="0" distB="0" distL="0" distR="0" wp14:anchorId="0DE2B51E" wp14:editId="4BB77FBD">
            <wp:extent cx="4914900" cy="4664688"/>
            <wp:effectExtent l="0" t="0" r="0" b="3175"/>
            <wp:docPr id="4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528" cy="4679520"/>
                    </a:xfrm>
                    <a:prstGeom prst="rect">
                      <a:avLst/>
                    </a:prstGeom>
                    <a:noFill/>
                    <a:ln>
                      <a:noFill/>
                    </a:ln>
                  </pic:spPr>
                </pic:pic>
              </a:graphicData>
            </a:graphic>
          </wp:inline>
        </w:drawing>
      </w:r>
    </w:p>
    <w:p w14:paraId="7A23BE06" w14:textId="483DD47B" w:rsidR="00B658E9" w:rsidRDefault="00B658E9" w:rsidP="00EF39C3">
      <w:pPr>
        <w:pStyle w:val="ListParagraph"/>
        <w:ind w:firstLine="540"/>
        <w:rPr>
          <w:ins w:id="332" w:author="Villalta, Christine" w:date="2018-08-20T13:58:00Z"/>
          <w:rFonts w:ascii="Arial" w:hAnsi="Arial" w:cs="Arial"/>
          <w:sz w:val="20"/>
          <w:szCs w:val="20"/>
        </w:rPr>
      </w:pPr>
    </w:p>
    <w:p w14:paraId="070D4688" w14:textId="54831700" w:rsidR="00B658E9" w:rsidRPr="00B06142" w:rsidRDefault="0086549D">
      <w:pPr>
        <w:pStyle w:val="ListParagraph"/>
        <w:numPr>
          <w:ilvl w:val="0"/>
          <w:numId w:val="25"/>
        </w:numPr>
        <w:rPr>
          <w:rFonts w:ascii="Arial" w:hAnsi="Arial" w:cs="Arial"/>
          <w:b/>
          <w:sz w:val="20"/>
          <w:szCs w:val="20"/>
          <w:highlight w:val="yellow"/>
        </w:rPr>
        <w:pPrChange w:id="333" w:author="Villalta, Christine" w:date="2018-08-20T13:58:00Z">
          <w:pPr>
            <w:pStyle w:val="ListParagraph"/>
            <w:ind w:firstLine="540"/>
          </w:pPr>
        </w:pPrChange>
      </w:pPr>
      <w:ins w:id="334" w:author="Villalta, Christine" w:date="2018-08-20T14:15:00Z">
        <w:r w:rsidRPr="00B06142">
          <w:rPr>
            <w:rFonts w:ascii="Arial" w:hAnsi="Arial" w:cs="Arial"/>
            <w:b/>
            <w:sz w:val="20"/>
            <w:szCs w:val="20"/>
            <w:highlight w:val="yellow"/>
            <w:rPrChange w:id="335" w:author="Villalta, Christine" w:date="2018-08-20T14:16:00Z">
              <w:rPr>
                <w:rFonts w:ascii="Arial" w:hAnsi="Arial" w:cs="Arial"/>
                <w:sz w:val="20"/>
                <w:szCs w:val="20"/>
              </w:rPr>
            </w:rPrChange>
          </w:rPr>
          <w:t>Make sure</w:t>
        </w:r>
        <w:r w:rsidR="00537F4F" w:rsidRPr="00B06142">
          <w:rPr>
            <w:rFonts w:ascii="Arial" w:hAnsi="Arial" w:cs="Arial"/>
            <w:b/>
            <w:sz w:val="20"/>
            <w:szCs w:val="20"/>
            <w:highlight w:val="yellow"/>
            <w:rPrChange w:id="336" w:author="Villalta, Christine" w:date="2018-08-20T14:16:00Z">
              <w:rPr>
                <w:rFonts w:ascii="Arial" w:hAnsi="Arial" w:cs="Arial"/>
                <w:sz w:val="20"/>
                <w:szCs w:val="20"/>
              </w:rPr>
            </w:rPrChange>
          </w:rPr>
          <w:t xml:space="preserve"> to </w:t>
        </w:r>
      </w:ins>
      <w:ins w:id="337" w:author="Villalta, Christine" w:date="2018-08-20T14:16:00Z">
        <w:r w:rsidR="00537F4F" w:rsidRPr="00B06142">
          <w:rPr>
            <w:rFonts w:ascii="Arial" w:hAnsi="Arial" w:cs="Arial"/>
            <w:b/>
            <w:sz w:val="20"/>
            <w:szCs w:val="20"/>
            <w:highlight w:val="yellow"/>
            <w:rPrChange w:id="338" w:author="Villalta, Christine" w:date="2018-08-20T14:16:00Z">
              <w:rPr>
                <w:rFonts w:ascii="Arial" w:hAnsi="Arial" w:cs="Arial"/>
                <w:sz w:val="20"/>
                <w:szCs w:val="20"/>
              </w:rPr>
            </w:rPrChange>
          </w:rPr>
          <w:t xml:space="preserve">ALWAYS </w:t>
        </w:r>
      </w:ins>
      <w:ins w:id="339" w:author="Villalta, Christine" w:date="2018-08-20T14:15:00Z">
        <w:r w:rsidR="00537F4F" w:rsidRPr="00B06142">
          <w:rPr>
            <w:rFonts w:ascii="Arial" w:hAnsi="Arial" w:cs="Arial"/>
            <w:b/>
            <w:sz w:val="20"/>
            <w:szCs w:val="20"/>
            <w:highlight w:val="yellow"/>
            <w:rPrChange w:id="340" w:author="Villalta, Christine" w:date="2018-08-20T14:16:00Z">
              <w:rPr>
                <w:rFonts w:ascii="Arial" w:hAnsi="Arial" w:cs="Arial"/>
                <w:sz w:val="20"/>
                <w:szCs w:val="20"/>
              </w:rPr>
            </w:rPrChange>
          </w:rPr>
          <w:t>include</w:t>
        </w:r>
        <w:r w:rsidR="00537F4F" w:rsidRPr="00B06142">
          <w:rPr>
            <w:rFonts w:ascii="Arial" w:hAnsi="Arial" w:cs="Arial"/>
            <w:b/>
            <w:sz w:val="20"/>
            <w:szCs w:val="20"/>
            <w:highlight w:val="yellow"/>
          </w:rPr>
          <w:t xml:space="preserve"> the online disclaimer</w:t>
        </w:r>
      </w:ins>
      <w:ins w:id="341" w:author="Villalta, Christine" w:date="2018-08-20T14:16:00Z">
        <w:r w:rsidR="00537F4F" w:rsidRPr="00B06142">
          <w:rPr>
            <w:rFonts w:ascii="Arial" w:hAnsi="Arial" w:cs="Arial"/>
            <w:b/>
            <w:sz w:val="20"/>
            <w:szCs w:val="20"/>
            <w:highlight w:val="yellow"/>
          </w:rPr>
          <w:t>, terms of use, and re</w:t>
        </w:r>
      </w:ins>
      <w:r w:rsidR="00BC5AA4">
        <w:rPr>
          <w:rFonts w:ascii="Arial" w:hAnsi="Arial" w:cs="Arial"/>
          <w:b/>
          <w:sz w:val="20"/>
          <w:szCs w:val="20"/>
          <w:highlight w:val="yellow"/>
        </w:rPr>
        <w:t>turn</w:t>
      </w:r>
      <w:ins w:id="342" w:author="Villalta, Christine" w:date="2018-08-20T14:16:00Z">
        <w:r w:rsidR="00537F4F" w:rsidRPr="00B06142">
          <w:rPr>
            <w:rFonts w:ascii="Arial" w:hAnsi="Arial" w:cs="Arial"/>
            <w:b/>
            <w:sz w:val="20"/>
            <w:szCs w:val="20"/>
            <w:highlight w:val="yellow"/>
          </w:rPr>
          <w:t xml:space="preserve"> policy to the chargeback documentation (included in the attached templates)</w:t>
        </w:r>
      </w:ins>
    </w:p>
    <w:p w14:paraId="37EFBBFB" w14:textId="030B5CBC" w:rsidR="00CA2334" w:rsidRDefault="00CA2334" w:rsidP="00EF39C3">
      <w:pPr>
        <w:pStyle w:val="ListParagraph"/>
        <w:ind w:firstLine="540"/>
        <w:rPr>
          <w:rFonts w:ascii="Arial" w:hAnsi="Arial" w:cs="Arial"/>
          <w:sz w:val="20"/>
          <w:szCs w:val="20"/>
        </w:rPr>
      </w:pPr>
    </w:p>
    <w:p w14:paraId="6856BCCB" w14:textId="7766D2FF" w:rsidR="00666B69" w:rsidRDefault="00666B69" w:rsidP="00666B69">
      <w:pPr>
        <w:pStyle w:val="Style2"/>
      </w:pPr>
      <w:del w:id="343" w:author="Villalta, Christine" w:date="2018-07-19T15:52:00Z">
        <w:r w:rsidDel="00AB4336">
          <w:delText xml:space="preserve">Proof of Sale </w:delText>
        </w:r>
      </w:del>
      <w:bookmarkStart w:id="344" w:name="_Toc14867720"/>
      <w:r>
        <w:t>Accepting Chargebacks</w:t>
      </w:r>
      <w:bookmarkEnd w:id="344"/>
    </w:p>
    <w:p w14:paraId="6295B6F9" w14:textId="064156A3" w:rsidR="00666B69" w:rsidRDefault="00666B69" w:rsidP="00666B69">
      <w:pPr>
        <w:pStyle w:val="Style3"/>
        <w:ind w:left="720"/>
        <w:rPr>
          <w:sz w:val="20"/>
          <w:szCs w:val="20"/>
        </w:rPr>
      </w:pPr>
      <w:r>
        <w:rPr>
          <w:sz w:val="20"/>
          <w:szCs w:val="20"/>
        </w:rPr>
        <w:t>Occasionally, we will need to accept a chargeback rather that dispute it.  We should try to avoid this by taking the proper steps in a timely manner, since accepting too many chargebacks can have a negative effect on our business, along with additional fees.  The following are a couple of possible reasons we will need to accept a chargeback, although they may not be the only reasons.</w:t>
      </w:r>
    </w:p>
    <w:p w14:paraId="13A56896" w14:textId="4BAA03E5" w:rsidR="00B902DD" w:rsidRDefault="00B902DD" w:rsidP="00666B69">
      <w:pPr>
        <w:pStyle w:val="Style3"/>
        <w:ind w:left="720"/>
        <w:rPr>
          <w:sz w:val="20"/>
          <w:szCs w:val="20"/>
        </w:rPr>
      </w:pPr>
    </w:p>
    <w:p w14:paraId="546448BC" w14:textId="023F10FA" w:rsidR="00B902DD" w:rsidRDefault="00B902DD" w:rsidP="00B902DD">
      <w:pPr>
        <w:pStyle w:val="Style3"/>
        <w:numPr>
          <w:ilvl w:val="0"/>
          <w:numId w:val="32"/>
        </w:numPr>
        <w:rPr>
          <w:sz w:val="20"/>
          <w:szCs w:val="20"/>
        </w:rPr>
      </w:pPr>
      <w:r>
        <w:rPr>
          <w:sz w:val="20"/>
          <w:szCs w:val="20"/>
        </w:rPr>
        <w:t>Duplicate Processing</w:t>
      </w:r>
      <w:r w:rsidR="00CE359A">
        <w:rPr>
          <w:sz w:val="20"/>
          <w:szCs w:val="20"/>
        </w:rPr>
        <w:t xml:space="preserve"> or Credit (Refund) not Processed</w:t>
      </w:r>
      <w:r>
        <w:rPr>
          <w:sz w:val="20"/>
          <w:szCs w:val="20"/>
        </w:rPr>
        <w:t xml:space="preserve"> – if after researching, per the steps above, it is found the cardholder is owed a refund, we should first see if there is enough time to refund the cardholder.</w:t>
      </w:r>
    </w:p>
    <w:p w14:paraId="13ECCBE6"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082E73F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775D8FD4"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credit memo is created, process the refund.</w:t>
      </w:r>
    </w:p>
    <w:p w14:paraId="4AC351FC"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2142C8B1" w14:textId="1F2E3566"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lastRenderedPageBreak/>
        <w:t>The debit memo for the chargeback will remain open until we win the case and receive the funds back from the bank.</w:t>
      </w:r>
    </w:p>
    <w:p w14:paraId="1A19EEF7" w14:textId="77777777"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45" w:author="Villalta, Christine" w:date="2018-07-19T14:49:00Z">
            <w:rPr/>
          </w:rPrChange>
        </w:rPr>
        <w:t xml:space="preserve"> not dispute the chargeback.</w:t>
      </w:r>
      <w:ins w:id="346" w:author="Villalta, Christine" w:date="2018-07-19T14:52:00Z">
        <w:r w:rsidRPr="008F405B">
          <w:rPr>
            <w:rFonts w:ascii="Arial" w:hAnsi="Arial" w:cs="Arial"/>
            <w:sz w:val="20"/>
            <w:szCs w:val="20"/>
          </w:rPr>
          <w:t xml:space="preserve">  You should accept the chargeback </w:t>
        </w:r>
      </w:ins>
      <w:r>
        <w:rPr>
          <w:rFonts w:ascii="Arial" w:hAnsi="Arial" w:cs="Arial"/>
          <w:sz w:val="20"/>
          <w:szCs w:val="20"/>
        </w:rPr>
        <w:t>in Paymentech and do the following:</w:t>
      </w:r>
    </w:p>
    <w:p w14:paraId="6FF14A33"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Request CSOM to create a credit memo against the invoice that has the chargeback against it.  Make sure, if there are multiple invoices/receipts, you request it against the correct invoice.</w:t>
      </w:r>
    </w:p>
    <w:p w14:paraId="16B889E1"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Make sure that you note you do not want to process a refund for this credit memo</w:t>
      </w:r>
    </w:p>
    <w:p w14:paraId="408E4040" w14:textId="77777777" w:rsidR="00CE359A" w:rsidRDefault="00CE359A" w:rsidP="00CE359A">
      <w:pPr>
        <w:pStyle w:val="ListParagraph"/>
        <w:numPr>
          <w:ilvl w:val="2"/>
          <w:numId w:val="32"/>
        </w:numPr>
        <w:rPr>
          <w:ins w:id="347" w:author="Villalta, Christine" w:date="2018-07-19T14:54:00Z"/>
          <w:rFonts w:ascii="Arial" w:hAnsi="Arial" w:cs="Arial"/>
          <w:sz w:val="20"/>
          <w:szCs w:val="20"/>
        </w:rPr>
      </w:pPr>
      <w:r>
        <w:rPr>
          <w:rFonts w:ascii="Arial" w:hAnsi="Arial" w:cs="Arial"/>
          <w:sz w:val="20"/>
          <w:szCs w:val="20"/>
        </w:rPr>
        <w:t>Apply the credit memo to the debit memo for the chargeback (which should have a balance due)</w:t>
      </w:r>
    </w:p>
    <w:p w14:paraId="7890BF3F" w14:textId="3035770B" w:rsidR="00CE359A" w:rsidRDefault="00CE359A" w:rsidP="00CE359A">
      <w:pPr>
        <w:pStyle w:val="Style3"/>
        <w:numPr>
          <w:ilvl w:val="0"/>
          <w:numId w:val="32"/>
        </w:numPr>
        <w:rPr>
          <w:sz w:val="20"/>
          <w:szCs w:val="20"/>
        </w:rPr>
      </w:pPr>
      <w:r>
        <w:rPr>
          <w:sz w:val="20"/>
          <w:szCs w:val="20"/>
        </w:rPr>
        <w:t>Fraud Transactions – If it is found that the chargeback was in fact a fraudulent transaction, we should first see if there is enough time to refund the cardholder.  We usually find out about fraud by Andi Kraft and his team.</w:t>
      </w:r>
    </w:p>
    <w:p w14:paraId="6405D13D" w14:textId="77777777" w:rsidR="00CE359A" w:rsidRDefault="00CE359A" w:rsidP="00CE359A">
      <w:pPr>
        <w:pStyle w:val="ListParagraph"/>
        <w:numPr>
          <w:ilvl w:val="1"/>
          <w:numId w:val="32"/>
        </w:numPr>
        <w:rPr>
          <w:rFonts w:ascii="Arial" w:hAnsi="Arial" w:cs="Arial"/>
          <w:sz w:val="20"/>
          <w:szCs w:val="20"/>
        </w:rPr>
      </w:pPr>
      <w:r w:rsidRPr="008F405B">
        <w:rPr>
          <w:rFonts w:ascii="Arial" w:hAnsi="Arial" w:cs="Arial"/>
          <w:sz w:val="20"/>
          <w:szCs w:val="20"/>
        </w:rPr>
        <w:t xml:space="preserve">If you have enough time before the dispute documentation is due, </w:t>
      </w:r>
      <w:r>
        <w:rPr>
          <w:rFonts w:ascii="Arial" w:hAnsi="Arial" w:cs="Arial"/>
          <w:sz w:val="20"/>
          <w:szCs w:val="20"/>
        </w:rPr>
        <w:t>you can process a refund, then dispute the chargeback showing you already refunded the cardholder by doing the following:</w:t>
      </w:r>
    </w:p>
    <w:p w14:paraId="45F3FA9C" w14:textId="17EC8B4F"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90CBA83" w14:textId="68A918FC"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Go into the customer’s account in Oracle and unapply the receipt</w:t>
      </w:r>
    </w:p>
    <w:p w14:paraId="7DB535F4" w14:textId="599EFCF8"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Process a refund</w:t>
      </w:r>
      <w:r w:rsidR="00975534">
        <w:rPr>
          <w:rFonts w:ascii="Arial" w:hAnsi="Arial" w:cs="Arial"/>
          <w:sz w:val="20"/>
          <w:szCs w:val="20"/>
        </w:rPr>
        <w:t xml:space="preserve"> through Oracle</w:t>
      </w:r>
    </w:p>
    <w:p w14:paraId="435BA836" w14:textId="3DA190E4" w:rsidR="00975534" w:rsidRDefault="00975534" w:rsidP="00CE359A">
      <w:pPr>
        <w:pStyle w:val="ListParagraph"/>
        <w:numPr>
          <w:ilvl w:val="2"/>
          <w:numId w:val="32"/>
        </w:numPr>
        <w:rPr>
          <w:rFonts w:ascii="Arial" w:hAnsi="Arial" w:cs="Arial"/>
          <w:sz w:val="20"/>
          <w:szCs w:val="20"/>
        </w:rPr>
      </w:pPr>
      <w:r>
        <w:rPr>
          <w:rFonts w:ascii="Arial" w:hAnsi="Arial" w:cs="Arial"/>
          <w:sz w:val="20"/>
          <w:szCs w:val="20"/>
        </w:rPr>
        <w:t>Write the invoice off to Fraud</w:t>
      </w:r>
    </w:p>
    <w:p w14:paraId="2BE3DA3D"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Once the refund is processed, you can follow the steps above to dispute the chargeback showing that a refund was processed.  This may take up to a week so, make sure there is enough time before the due date.</w:t>
      </w:r>
    </w:p>
    <w:p w14:paraId="5F380EBB" w14:textId="77777777" w:rsidR="00CE359A" w:rsidRDefault="00CE359A" w:rsidP="00CE359A">
      <w:pPr>
        <w:pStyle w:val="ListParagraph"/>
        <w:numPr>
          <w:ilvl w:val="2"/>
          <w:numId w:val="32"/>
        </w:numPr>
        <w:rPr>
          <w:rFonts w:ascii="Arial" w:hAnsi="Arial" w:cs="Arial"/>
          <w:sz w:val="20"/>
          <w:szCs w:val="20"/>
        </w:rPr>
      </w:pPr>
      <w:r>
        <w:rPr>
          <w:rFonts w:ascii="Arial" w:hAnsi="Arial" w:cs="Arial"/>
          <w:sz w:val="20"/>
          <w:szCs w:val="20"/>
        </w:rPr>
        <w:t>The debit memo for the chargeback will remain open until we win the case and receive the funds back from the bank.</w:t>
      </w:r>
    </w:p>
    <w:p w14:paraId="0499FB19" w14:textId="77777777" w:rsidR="00CE359A" w:rsidRDefault="00CE359A" w:rsidP="00CE359A">
      <w:pPr>
        <w:pStyle w:val="ListParagraph"/>
        <w:numPr>
          <w:ilvl w:val="1"/>
          <w:numId w:val="32"/>
        </w:numPr>
        <w:rPr>
          <w:rFonts w:ascii="Arial" w:hAnsi="Arial" w:cs="Arial"/>
          <w:sz w:val="20"/>
          <w:szCs w:val="20"/>
        </w:rPr>
      </w:pPr>
      <w:r>
        <w:rPr>
          <w:rFonts w:ascii="Arial" w:hAnsi="Arial" w:cs="Arial"/>
          <w:sz w:val="20"/>
          <w:szCs w:val="20"/>
        </w:rPr>
        <w:t xml:space="preserve">If you do not have enough time before the dispute documentation is due, </w:t>
      </w:r>
      <w:r w:rsidRPr="008F405B">
        <w:rPr>
          <w:rFonts w:ascii="Arial" w:hAnsi="Arial" w:cs="Arial"/>
          <w:sz w:val="20"/>
          <w:szCs w:val="20"/>
        </w:rPr>
        <w:t>do</w:t>
      </w:r>
      <w:r w:rsidRPr="008F405B">
        <w:rPr>
          <w:rFonts w:ascii="Arial" w:hAnsi="Arial" w:cs="Arial"/>
          <w:sz w:val="20"/>
          <w:szCs w:val="20"/>
          <w:rPrChange w:id="348" w:author="Villalta, Christine" w:date="2018-07-19T14:49:00Z">
            <w:rPr/>
          </w:rPrChange>
        </w:rPr>
        <w:t xml:space="preserve"> not dispute the chargeback.</w:t>
      </w:r>
      <w:ins w:id="349" w:author="Villalta, Christine" w:date="2018-07-19T14:52:00Z">
        <w:r w:rsidRPr="008F405B">
          <w:rPr>
            <w:rFonts w:ascii="Arial" w:hAnsi="Arial" w:cs="Arial"/>
            <w:sz w:val="20"/>
            <w:szCs w:val="20"/>
          </w:rPr>
          <w:t xml:space="preserve">  You should accept the chargeback </w:t>
        </w:r>
      </w:ins>
      <w:r>
        <w:rPr>
          <w:rFonts w:ascii="Arial" w:hAnsi="Arial" w:cs="Arial"/>
          <w:sz w:val="20"/>
          <w:szCs w:val="20"/>
        </w:rPr>
        <w:t>in Paymentech and do the following:</w:t>
      </w:r>
    </w:p>
    <w:p w14:paraId="6BEF4122" w14:textId="77777777" w:rsidR="00975534" w:rsidRDefault="00975534" w:rsidP="00975534">
      <w:pPr>
        <w:pStyle w:val="ListParagraph"/>
        <w:numPr>
          <w:ilvl w:val="2"/>
          <w:numId w:val="32"/>
        </w:numPr>
        <w:rPr>
          <w:rFonts w:ascii="Arial" w:hAnsi="Arial" w:cs="Arial"/>
          <w:sz w:val="20"/>
          <w:szCs w:val="20"/>
        </w:rPr>
      </w:pPr>
      <w:r>
        <w:rPr>
          <w:rFonts w:ascii="Arial" w:hAnsi="Arial" w:cs="Arial"/>
          <w:sz w:val="20"/>
          <w:szCs w:val="20"/>
        </w:rPr>
        <w:t xml:space="preserve">Since it is known fraud, we are NOT going to request a credit memo from CSOM.  </w:t>
      </w:r>
    </w:p>
    <w:p w14:paraId="6E3924B9" w14:textId="52DC4B10" w:rsidR="00CE359A" w:rsidRPr="00975534" w:rsidRDefault="00975534" w:rsidP="00975534">
      <w:pPr>
        <w:pStyle w:val="ListParagraph"/>
        <w:numPr>
          <w:ilvl w:val="2"/>
          <w:numId w:val="32"/>
        </w:numPr>
        <w:rPr>
          <w:rFonts w:ascii="Arial" w:hAnsi="Arial" w:cs="Arial"/>
          <w:sz w:val="20"/>
          <w:szCs w:val="20"/>
        </w:rPr>
      </w:pPr>
      <w:r>
        <w:rPr>
          <w:rFonts w:ascii="Arial" w:hAnsi="Arial" w:cs="Arial"/>
          <w:sz w:val="20"/>
          <w:szCs w:val="20"/>
        </w:rPr>
        <w:t>Write the debit memo that is open for the chargeback off to Fraud</w:t>
      </w:r>
    </w:p>
    <w:p w14:paraId="194410D9" w14:textId="63470F6D" w:rsidR="00666B69" w:rsidRPr="00CA2334" w:rsidRDefault="00666B69" w:rsidP="00666B69">
      <w:pPr>
        <w:pStyle w:val="Style3"/>
        <w:ind w:left="720"/>
        <w:rPr>
          <w:sz w:val="20"/>
          <w:szCs w:val="20"/>
        </w:rPr>
      </w:pPr>
      <w:r>
        <w:rPr>
          <w:sz w:val="20"/>
          <w:szCs w:val="20"/>
        </w:rPr>
        <w:tab/>
      </w:r>
    </w:p>
    <w:p w14:paraId="7678CB24" w14:textId="4B485208" w:rsidR="00CA2334" w:rsidRDefault="00CA2334" w:rsidP="00CA2334">
      <w:pPr>
        <w:pStyle w:val="Style2"/>
      </w:pPr>
      <w:del w:id="350" w:author="Villalta, Christine" w:date="2018-07-19T15:52:00Z">
        <w:r w:rsidDel="00AB4336">
          <w:delText xml:space="preserve">Proof of Sale </w:delText>
        </w:r>
      </w:del>
      <w:bookmarkStart w:id="351" w:name="_Toc14867721"/>
      <w:r>
        <w:t>Templates (</w:t>
      </w:r>
      <w:r w:rsidR="005A7B5E">
        <w:t>Refund</w:t>
      </w:r>
      <w:ins w:id="352" w:author="Villalta, Christine" w:date="2018-07-19T15:51:00Z">
        <w:r w:rsidR="00AB4336">
          <w:t xml:space="preserve"> Processed, Refund not Owed</w:t>
        </w:r>
      </w:ins>
      <w:r w:rsidR="005A7B5E">
        <w:t>,</w:t>
      </w:r>
      <w:ins w:id="353" w:author="Villalta, Christine" w:date="2018-07-19T15:51:00Z">
        <w:r w:rsidR="00AB4336">
          <w:t xml:space="preserve"> </w:t>
        </w:r>
      </w:ins>
      <w:del w:id="354" w:author="Villalta, Christine" w:date="2018-07-19T15:51:00Z">
        <w:r w:rsidR="005A7B5E" w:rsidDel="00AB4336">
          <w:delText xml:space="preserve"> </w:delText>
        </w:r>
      </w:del>
      <w:r>
        <w:t>Online</w:t>
      </w:r>
      <w:ins w:id="355" w:author="Villalta, Christine" w:date="2018-07-19T16:40:00Z">
        <w:r w:rsidR="008A07F4">
          <w:t xml:space="preserve"> </w:t>
        </w:r>
      </w:ins>
      <w:ins w:id="356" w:author="Villalta, Christine" w:date="2018-07-19T15:52:00Z">
        <w:r w:rsidR="00AB4336">
          <w:t>&amp; Physical Product</w:t>
        </w:r>
      </w:ins>
      <w:ins w:id="357" w:author="Villalta, Christine" w:date="2018-07-19T15:53:00Z">
        <w:r w:rsidR="00AB4336">
          <w:t>)</w:t>
        </w:r>
      </w:ins>
      <w:bookmarkEnd w:id="351"/>
      <w:del w:id="358" w:author="Villalta, Christine" w:date="2018-07-19T15:52:00Z">
        <w:r w:rsidDel="00AB4336">
          <w:delText xml:space="preserve"> &amp; Physical Product)</w:delText>
        </w:r>
      </w:del>
    </w:p>
    <w:p w14:paraId="5B483D9F" w14:textId="3FA0C6DA" w:rsidR="00CA2334" w:rsidRPr="00CA2334" w:rsidRDefault="00CA2334" w:rsidP="00CA2334">
      <w:pPr>
        <w:pStyle w:val="Style3"/>
        <w:ind w:left="720"/>
        <w:rPr>
          <w:sz w:val="20"/>
          <w:szCs w:val="20"/>
        </w:rPr>
      </w:pPr>
      <w:r w:rsidRPr="00CA2334">
        <w:rPr>
          <w:sz w:val="20"/>
          <w:szCs w:val="20"/>
        </w:rPr>
        <w:t xml:space="preserve">Attached are </w:t>
      </w:r>
      <w:ins w:id="359" w:author="Villalta, Christine" w:date="2018-07-19T15:41:00Z">
        <w:r w:rsidR="004B5AD6">
          <w:rPr>
            <w:sz w:val="20"/>
            <w:szCs w:val="20"/>
          </w:rPr>
          <w:t xml:space="preserve">four different </w:t>
        </w:r>
      </w:ins>
      <w:del w:id="360" w:author="Villalta, Christine" w:date="2018-07-19T15:41:00Z">
        <w:r w:rsidR="005A7B5E" w:rsidDel="004B5AD6">
          <w:rPr>
            <w:sz w:val="20"/>
            <w:szCs w:val="20"/>
          </w:rPr>
          <w:delText>three</w:delText>
        </w:r>
        <w:r w:rsidRPr="00CA2334" w:rsidDel="004B5AD6">
          <w:rPr>
            <w:sz w:val="20"/>
            <w:szCs w:val="20"/>
          </w:rPr>
          <w:delText xml:space="preserve"> </w:delText>
        </w:r>
      </w:del>
      <w:r w:rsidRPr="00CA2334">
        <w:rPr>
          <w:sz w:val="20"/>
          <w:szCs w:val="20"/>
        </w:rPr>
        <w:t>templates to follow for the documentation to upload to Paymentech for the dispute</w:t>
      </w:r>
      <w:ins w:id="361" w:author="Villalta, Christine" w:date="2018-07-19T15:41:00Z">
        <w:r w:rsidR="004B5AD6">
          <w:rPr>
            <w:sz w:val="20"/>
            <w:szCs w:val="20"/>
          </w:rPr>
          <w:t xml:space="preserve">.  </w:t>
        </w:r>
      </w:ins>
      <w:ins w:id="362" w:author="Villalta, Christine" w:date="2018-07-19T15:46:00Z">
        <w:r w:rsidR="00A2398E">
          <w:rPr>
            <w:sz w:val="20"/>
            <w:szCs w:val="20"/>
          </w:rPr>
          <w:t xml:space="preserve">Please set </w:t>
        </w:r>
      </w:ins>
      <w:r w:rsidR="00BC5AA4">
        <w:rPr>
          <w:sz w:val="20"/>
          <w:szCs w:val="20"/>
        </w:rPr>
        <w:t xml:space="preserve">the top and bottom margins to .50, the left and right </w:t>
      </w:r>
      <w:ins w:id="363" w:author="Villalta, Christine" w:date="2018-07-19T15:46:00Z">
        <w:r w:rsidR="00A2398E">
          <w:rPr>
            <w:sz w:val="20"/>
            <w:szCs w:val="20"/>
          </w:rPr>
          <w:t>margins to .25</w:t>
        </w:r>
      </w:ins>
      <w:r w:rsidR="00BC5AA4">
        <w:rPr>
          <w:sz w:val="20"/>
          <w:szCs w:val="20"/>
        </w:rPr>
        <w:t>,</w:t>
      </w:r>
      <w:ins w:id="364" w:author="Villalta, Christine" w:date="2018-07-19T15:46:00Z">
        <w:r w:rsidR="00A2398E">
          <w:rPr>
            <w:sz w:val="20"/>
            <w:szCs w:val="20"/>
          </w:rPr>
          <w:t xml:space="preserve"> and expand the screenshots to the end of the margins so they are easier to read.  </w:t>
        </w:r>
      </w:ins>
      <w:r w:rsidR="00BC5AA4">
        <w:rPr>
          <w:b/>
          <w:sz w:val="20"/>
          <w:szCs w:val="20"/>
        </w:rPr>
        <w:t>Make</w:t>
      </w:r>
      <w:ins w:id="365" w:author="Villalta, Christine" w:date="2018-07-19T15:41:00Z">
        <w:r w:rsidR="004B5AD6" w:rsidRPr="004B5AD6">
          <w:rPr>
            <w:b/>
            <w:sz w:val="20"/>
            <w:szCs w:val="20"/>
            <w:rPrChange w:id="366" w:author="Villalta, Christine" w:date="2018-07-19T15:42:00Z">
              <w:rPr>
                <w:sz w:val="20"/>
                <w:szCs w:val="20"/>
              </w:rPr>
            </w:rPrChange>
          </w:rPr>
          <w:t xml:space="preserve"> sure to </w:t>
        </w:r>
      </w:ins>
      <w:r w:rsidR="00BC5AA4">
        <w:rPr>
          <w:b/>
          <w:sz w:val="20"/>
          <w:szCs w:val="20"/>
        </w:rPr>
        <w:t xml:space="preserve">ALWAYS </w:t>
      </w:r>
      <w:ins w:id="367" w:author="Villalta, Christine" w:date="2018-07-19T15:41:00Z">
        <w:r w:rsidR="004B5AD6" w:rsidRPr="004B5AD6">
          <w:rPr>
            <w:b/>
            <w:sz w:val="20"/>
            <w:szCs w:val="20"/>
            <w:rPrChange w:id="368" w:author="Villalta, Christine" w:date="2018-07-19T15:42:00Z">
              <w:rPr>
                <w:sz w:val="20"/>
                <w:szCs w:val="20"/>
              </w:rPr>
            </w:rPrChange>
          </w:rPr>
          <w:t xml:space="preserve">include the </w:t>
        </w:r>
      </w:ins>
      <w:r w:rsidR="00BC5AA4">
        <w:rPr>
          <w:b/>
          <w:sz w:val="20"/>
          <w:szCs w:val="20"/>
        </w:rPr>
        <w:t xml:space="preserve">online disclaimer, </w:t>
      </w:r>
      <w:ins w:id="369" w:author="Villalta, Christine" w:date="2018-07-19T15:41:00Z">
        <w:r w:rsidR="004B5AD6" w:rsidRPr="004B5AD6">
          <w:rPr>
            <w:b/>
            <w:sz w:val="20"/>
            <w:szCs w:val="20"/>
            <w:rPrChange w:id="370" w:author="Villalta, Christine" w:date="2018-07-19T15:42:00Z">
              <w:rPr>
                <w:sz w:val="20"/>
                <w:szCs w:val="20"/>
              </w:rPr>
            </w:rPrChange>
          </w:rPr>
          <w:t>terms of use</w:t>
        </w:r>
      </w:ins>
      <w:r w:rsidR="00BC5AA4">
        <w:rPr>
          <w:b/>
          <w:sz w:val="20"/>
          <w:szCs w:val="20"/>
        </w:rPr>
        <w:t>,</w:t>
      </w:r>
      <w:ins w:id="371" w:author="Villalta, Christine" w:date="2018-07-19T15:41:00Z">
        <w:r w:rsidR="004B5AD6" w:rsidRPr="004B5AD6">
          <w:rPr>
            <w:b/>
            <w:sz w:val="20"/>
            <w:szCs w:val="20"/>
            <w:rPrChange w:id="372" w:author="Villalta, Christine" w:date="2018-07-19T15:42:00Z">
              <w:rPr>
                <w:sz w:val="20"/>
                <w:szCs w:val="20"/>
              </w:rPr>
            </w:rPrChange>
          </w:rPr>
          <w:t xml:space="preserve"> and return policy on all documentation submitted.  </w:t>
        </w:r>
      </w:ins>
      <w:r w:rsidR="00420297" w:rsidRPr="004B5AD6">
        <w:rPr>
          <w:b/>
          <w:sz w:val="20"/>
          <w:szCs w:val="20"/>
        </w:rPr>
        <w:t>All</w:t>
      </w:r>
      <w:ins w:id="373" w:author="Villalta, Christine" w:date="2018-07-19T15:42:00Z">
        <w:r w:rsidR="004B5AD6" w:rsidRPr="004B5AD6">
          <w:rPr>
            <w:b/>
            <w:sz w:val="20"/>
            <w:szCs w:val="20"/>
            <w:rPrChange w:id="374" w:author="Villalta, Christine" w:date="2018-07-19T15:42:00Z">
              <w:rPr>
                <w:sz w:val="20"/>
                <w:szCs w:val="20"/>
              </w:rPr>
            </w:rPrChange>
          </w:rPr>
          <w:t xml:space="preserve"> the below templates include </w:t>
        </w:r>
      </w:ins>
      <w:r w:rsidR="00BC5AA4">
        <w:rPr>
          <w:b/>
          <w:sz w:val="20"/>
          <w:szCs w:val="20"/>
        </w:rPr>
        <w:t>these</w:t>
      </w:r>
      <w:ins w:id="375" w:author="Villalta, Christine" w:date="2018-07-19T15:42:00Z">
        <w:r w:rsidR="004B5AD6">
          <w:rPr>
            <w:b/>
            <w:sz w:val="20"/>
            <w:szCs w:val="20"/>
          </w:rPr>
          <w:t>.</w:t>
        </w:r>
      </w:ins>
      <w:del w:id="376" w:author="Villalta, Christine" w:date="2018-07-19T15:41:00Z">
        <w:r w:rsidDel="004B5AD6">
          <w:rPr>
            <w:sz w:val="20"/>
            <w:szCs w:val="20"/>
          </w:rPr>
          <w:delText>:</w:delText>
        </w:r>
      </w:del>
    </w:p>
    <w:p w14:paraId="65F155E3" w14:textId="77777777" w:rsidR="00CA2334" w:rsidRPr="00EF39C3" w:rsidRDefault="00CA2334" w:rsidP="00EF39C3">
      <w:pPr>
        <w:pStyle w:val="ListParagraph"/>
        <w:ind w:firstLine="540"/>
        <w:rPr>
          <w:rFonts w:ascii="Arial" w:hAnsi="Arial" w:cs="Arial"/>
          <w:sz w:val="20"/>
          <w:szCs w:val="20"/>
        </w:rPr>
      </w:pPr>
    </w:p>
    <w:p w14:paraId="7A7FAE0C" w14:textId="77777777" w:rsidR="00EF39C3" w:rsidRPr="00EF39C3" w:rsidRDefault="00EF39C3" w:rsidP="00EF39C3">
      <w:pPr>
        <w:pStyle w:val="ListParagraph"/>
        <w:rPr>
          <w:rFonts w:ascii="Arial" w:hAnsi="Arial" w:cs="Arial"/>
          <w:sz w:val="20"/>
          <w:szCs w:val="20"/>
        </w:rPr>
      </w:pPr>
    </w:p>
    <w:bookmarkStart w:id="377" w:name="_MON_1593523506"/>
    <w:bookmarkEnd w:id="377"/>
    <w:p w14:paraId="0F44E950" w14:textId="18E22335" w:rsidR="00EF39C3" w:rsidRPr="00DD5E31" w:rsidRDefault="008A07F4" w:rsidP="00DD5E31">
      <w:pPr>
        <w:ind w:firstLine="720"/>
        <w:rPr>
          <w:rFonts w:cs="Arial"/>
          <w:szCs w:val="20"/>
        </w:rPr>
      </w:pPr>
      <w:ins w:id="378" w:author="Villalta, Christine" w:date="2018-07-19T16:38:00Z">
        <w:r>
          <w:object w:dxaOrig="1539" w:dyaOrig="995" w14:anchorId="05ED4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8" o:title=""/>
            </v:shape>
            <o:OLEObject Type="Embed" ProgID="Word.Document.12" ShapeID="_x0000_i1025" DrawAspect="Icon" ObjectID="_1668879569" r:id="rId39">
              <o:FieldCodes>\s</o:FieldCodes>
            </o:OLEObject>
          </w:object>
        </w:r>
      </w:ins>
      <w:bookmarkStart w:id="379" w:name="_MON_1592910844"/>
      <w:bookmarkEnd w:id="379"/>
      <w:del w:id="380" w:author="Villalta, Christine" w:date="2018-07-19T16:37:00Z">
        <w:r w:rsidR="009B6012" w:rsidDel="00853C44">
          <w:object w:dxaOrig="1539" w:dyaOrig="995" w14:anchorId="1B9EE6F1">
            <v:shape id="_x0000_i1026" type="#_x0000_t75" style="width:77.25pt;height:49.5pt" o:ole="">
              <v:imagedata r:id="rId40" o:title=""/>
            </v:shape>
            <o:OLEObject Type="Embed" ProgID="Word.Document.12" ShapeID="_x0000_i1026" DrawAspect="Icon" ObjectID="_1668879570" r:id="rId41">
              <o:FieldCodes>\s</o:FieldCodes>
            </o:OLEObject>
          </w:object>
        </w:r>
      </w:del>
      <w:r w:rsidR="009B6012" w:rsidRPr="00DD5E31">
        <w:rPr>
          <w:rFonts w:cs="Arial"/>
          <w:szCs w:val="20"/>
        </w:rPr>
        <w:tab/>
      </w:r>
      <w:bookmarkStart w:id="381" w:name="_MON_1593523571"/>
      <w:bookmarkEnd w:id="381"/>
      <w:ins w:id="382" w:author="Villalta, Christine" w:date="2018-07-19T16:39:00Z">
        <w:r>
          <w:object w:dxaOrig="1539" w:dyaOrig="995" w14:anchorId="4A2187BB">
            <v:shape id="_x0000_i1027" type="#_x0000_t75" style="width:77.25pt;height:49.5pt" o:ole="">
              <v:imagedata r:id="rId42" o:title=""/>
            </v:shape>
            <o:OLEObject Type="Embed" ProgID="Word.Document.12" ShapeID="_x0000_i1027" DrawAspect="Icon" ObjectID="_1668879571" r:id="rId43">
              <o:FieldCodes>\s</o:FieldCodes>
            </o:OLEObject>
          </w:object>
        </w:r>
      </w:ins>
      <w:r w:rsidR="00DD5E31" w:rsidRPr="00DD5E31">
        <w:rPr>
          <w:rFonts w:cs="Arial"/>
          <w:szCs w:val="20"/>
        </w:rPr>
        <w:tab/>
      </w:r>
      <w:bookmarkStart w:id="383" w:name="_MON_1598447093"/>
      <w:bookmarkEnd w:id="383"/>
      <w:r w:rsidR="00DD5E31">
        <w:object w:dxaOrig="1539" w:dyaOrig="995" w14:anchorId="211EA064">
          <v:shape id="_x0000_i1028" type="#_x0000_t75" style="width:77.25pt;height:49.5pt" o:ole="">
            <v:imagedata r:id="rId44" o:title=""/>
          </v:shape>
          <o:OLEObject Type="Embed" ProgID="Word.Document.12" ShapeID="_x0000_i1028" DrawAspect="Icon" ObjectID="_1668879572" r:id="rId45">
            <o:FieldCodes>\s</o:FieldCodes>
          </o:OLEObject>
        </w:object>
      </w:r>
      <w:bookmarkStart w:id="384" w:name="_MON_1592374811"/>
      <w:bookmarkEnd w:id="384"/>
      <w:del w:id="385" w:author="Villalta, Christine" w:date="2018-07-19T16:37:00Z">
        <w:r w:rsidR="00CA2334" w:rsidRPr="00C82C86" w:rsidDel="00853C44">
          <w:object w:dxaOrig="1539" w:dyaOrig="995" w14:anchorId="791C48E8">
            <v:shape id="_x0000_i1029" type="#_x0000_t75" style="width:77.25pt;height:49.5pt" o:ole="">
              <v:imagedata r:id="rId46" o:title=""/>
            </v:shape>
            <o:OLEObject Type="Embed" ProgID="Word.Document.12" ShapeID="_x0000_i1029" DrawAspect="Icon" ObjectID="_1668879573" r:id="rId47">
              <o:FieldCodes>\s</o:FieldCodes>
            </o:OLEObject>
          </w:object>
        </w:r>
      </w:del>
      <w:r w:rsidR="009B6012" w:rsidRPr="00DD5E31">
        <w:rPr>
          <w:rFonts w:cs="Arial"/>
          <w:szCs w:val="20"/>
        </w:rPr>
        <w:tab/>
      </w:r>
      <w:bookmarkStart w:id="386" w:name="_MON_1593523581"/>
      <w:bookmarkEnd w:id="386"/>
      <w:ins w:id="387" w:author="Villalta, Christine" w:date="2018-07-19T16:39:00Z">
        <w:r>
          <w:object w:dxaOrig="1539" w:dyaOrig="995" w14:anchorId="73C512E0">
            <v:shape id="_x0000_i1030" type="#_x0000_t75" style="width:77.25pt;height:49.5pt" o:ole="">
              <v:imagedata r:id="rId48" o:title=""/>
            </v:shape>
            <o:OLEObject Type="Embed" ProgID="Word.Document.12" ShapeID="_x0000_i1030" DrawAspect="Icon" ObjectID="_1668879574" r:id="rId49">
              <o:FieldCodes>\s</o:FieldCodes>
            </o:OLEObject>
          </w:object>
        </w:r>
      </w:ins>
      <w:r w:rsidR="00DD5E31">
        <w:rPr>
          <w:rFonts w:cs="Arial"/>
          <w:szCs w:val="20"/>
        </w:rPr>
        <w:tab/>
      </w:r>
      <w:bookmarkStart w:id="388" w:name="_MON_1593523591"/>
      <w:bookmarkEnd w:id="388"/>
      <w:ins w:id="389" w:author="Villalta, Christine" w:date="2018-07-19T16:39:00Z">
        <w:r>
          <w:object w:dxaOrig="1539" w:dyaOrig="995" w14:anchorId="39E8CF99">
            <v:shape id="_x0000_i1031" type="#_x0000_t75" style="width:77.25pt;height:49.5pt" o:ole="">
              <v:imagedata r:id="rId50" o:title=""/>
            </v:shape>
            <o:OLEObject Type="Embed" ProgID="Word.Document.12" ShapeID="_x0000_i1031" DrawAspect="Icon" ObjectID="_1668879575" r:id="rId51">
              <o:FieldCodes>\s</o:FieldCodes>
            </o:OLEObject>
          </w:object>
        </w:r>
      </w:ins>
      <w:ins w:id="390" w:author="Villalta, Christine" w:date="2018-07-19T15:27:00Z">
        <w:r w:rsidR="003906DF" w:rsidRPr="00DD5E31">
          <w:rPr>
            <w:rFonts w:cs="Arial"/>
            <w:szCs w:val="20"/>
          </w:rPr>
          <w:tab/>
        </w:r>
      </w:ins>
      <w:bookmarkStart w:id="391" w:name="_MON_1593519342"/>
      <w:bookmarkEnd w:id="391"/>
      <w:del w:id="392" w:author="Villalta, Christine" w:date="2018-07-19T16:37:00Z">
        <w:r w:rsidR="003906DF" w:rsidRPr="00C82C86" w:rsidDel="00853C44">
          <w:object w:dxaOrig="1539" w:dyaOrig="995" w14:anchorId="3F75341F">
            <v:shape id="_x0000_i1032" type="#_x0000_t75" style="width:77.25pt;height:49.5pt" o:ole="">
              <v:imagedata r:id="rId52" o:title=""/>
            </v:shape>
            <o:OLEObject Type="Embed" ProgID="Word.Document.12" ShapeID="_x0000_i1032" DrawAspect="Icon" ObjectID="_1668879576" r:id="rId53">
              <o:FieldCodes>\s</o:FieldCodes>
            </o:OLEObject>
          </w:object>
        </w:r>
      </w:del>
      <w:r w:rsidR="009B6012" w:rsidRPr="00DD5E31">
        <w:rPr>
          <w:rFonts w:cs="Arial"/>
          <w:szCs w:val="20"/>
        </w:rPr>
        <w:tab/>
      </w:r>
      <w:r w:rsidR="005A7B5E" w:rsidRPr="00DD5E31">
        <w:rPr>
          <w:rFonts w:cs="Arial"/>
          <w:szCs w:val="20"/>
        </w:rPr>
        <w:tab/>
      </w:r>
    </w:p>
    <w:p w14:paraId="50C69016" w14:textId="77777777" w:rsidR="003906DF" w:rsidRPr="00937C41" w:rsidRDefault="003906DF">
      <w:pPr>
        <w:rPr>
          <w:rFonts w:cs="Arial"/>
          <w:szCs w:val="20"/>
        </w:rPr>
        <w:pPrChange w:id="393" w:author="Villalta, Christine" w:date="2018-07-19T16:39:00Z">
          <w:pPr>
            <w:pStyle w:val="ListParagraph"/>
          </w:pPr>
        </w:pPrChange>
      </w:pPr>
    </w:p>
    <w:p w14:paraId="021A8261" w14:textId="4B1A49CD" w:rsidR="004C4153" w:rsidRPr="004C4153" w:rsidRDefault="004C4153" w:rsidP="004C4153">
      <w:pPr>
        <w:pStyle w:val="Style2"/>
      </w:pPr>
      <w:bookmarkStart w:id="394" w:name="_Toc14867722"/>
      <w:r>
        <w:t>Uploading Documentation to Paymentech</w:t>
      </w:r>
      <w:bookmarkEnd w:id="394"/>
    </w:p>
    <w:p w14:paraId="7C3A2D9B" w14:textId="77777777" w:rsidR="004C4153" w:rsidRPr="004C4153" w:rsidRDefault="004C4153" w:rsidP="004C4153">
      <w:pPr>
        <w:pStyle w:val="ListParagraph"/>
        <w:numPr>
          <w:ilvl w:val="0"/>
          <w:numId w:val="26"/>
        </w:numPr>
        <w:rPr>
          <w:rFonts w:ascii="Arial" w:hAnsi="Arial" w:cs="Arial"/>
          <w:sz w:val="20"/>
          <w:szCs w:val="20"/>
        </w:rPr>
      </w:pPr>
      <w:r w:rsidRPr="004C4153">
        <w:rPr>
          <w:rFonts w:ascii="Arial" w:hAnsi="Arial" w:cs="Arial"/>
          <w:sz w:val="20"/>
          <w:szCs w:val="20"/>
        </w:rPr>
        <w:t>After completing the documentation, submit it in Paymentech.  The steps to look up the chargeback are above if needed.</w:t>
      </w:r>
    </w:p>
    <w:p w14:paraId="331B9A8C" w14:textId="69613E6A" w:rsidR="004C4153" w:rsidRDefault="004C4153" w:rsidP="004C4153">
      <w:pPr>
        <w:pStyle w:val="ListParagraph"/>
        <w:numPr>
          <w:ilvl w:val="0"/>
          <w:numId w:val="26"/>
        </w:numPr>
        <w:rPr>
          <w:ins w:id="395" w:author="Villalta, Christine" w:date="2018-07-19T16:44:00Z"/>
          <w:rFonts w:ascii="Arial" w:hAnsi="Arial" w:cs="Arial"/>
          <w:sz w:val="20"/>
          <w:szCs w:val="20"/>
        </w:rPr>
      </w:pPr>
      <w:r w:rsidRPr="004C4153">
        <w:rPr>
          <w:rFonts w:ascii="Arial" w:hAnsi="Arial" w:cs="Arial"/>
          <w:sz w:val="20"/>
          <w:szCs w:val="20"/>
        </w:rPr>
        <w:t>Click on Available Actions</w:t>
      </w:r>
    </w:p>
    <w:p w14:paraId="52A44B0A" w14:textId="77777777" w:rsidR="008A07F4" w:rsidRPr="004C4153" w:rsidRDefault="008A07F4">
      <w:pPr>
        <w:pStyle w:val="ListParagraph"/>
        <w:ind w:left="1080"/>
        <w:rPr>
          <w:rFonts w:ascii="Arial" w:hAnsi="Arial" w:cs="Arial"/>
          <w:sz w:val="20"/>
          <w:szCs w:val="20"/>
        </w:rPr>
        <w:pPrChange w:id="396" w:author="Villalta, Christine" w:date="2018-07-19T16:44:00Z">
          <w:pPr>
            <w:pStyle w:val="ListParagraph"/>
            <w:numPr>
              <w:numId w:val="26"/>
            </w:numPr>
            <w:ind w:left="1080" w:hanging="360"/>
          </w:pPr>
        </w:pPrChange>
      </w:pPr>
    </w:p>
    <w:p w14:paraId="4504C041" w14:textId="2B7C3041" w:rsidR="004C4153" w:rsidRPr="004C4153" w:rsidRDefault="009B6012" w:rsidP="004C4153">
      <w:pPr>
        <w:ind w:left="360" w:firstLine="720"/>
        <w:rPr>
          <w:rFonts w:cs="Arial"/>
          <w:szCs w:val="20"/>
        </w:rPr>
      </w:pPr>
      <w:r w:rsidRPr="003B37BC">
        <w:rPr>
          <w:rFonts w:cs="Arial"/>
          <w:noProof/>
          <w:szCs w:val="20"/>
        </w:rPr>
        <w:lastRenderedPageBreak/>
        <w:drawing>
          <wp:inline distT="0" distB="0" distL="0" distR="0" wp14:anchorId="14AFA243" wp14:editId="31D09F4E">
            <wp:extent cx="5943600" cy="1266825"/>
            <wp:effectExtent l="19050" t="1905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w="6350" cmpd="sng">
                      <a:solidFill>
                        <a:srgbClr val="000000"/>
                      </a:solidFill>
                      <a:miter lim="800000"/>
                      <a:headEnd/>
                      <a:tailEnd/>
                    </a:ln>
                    <a:effectLst/>
                  </pic:spPr>
                </pic:pic>
              </a:graphicData>
            </a:graphic>
          </wp:inline>
        </w:drawing>
      </w:r>
    </w:p>
    <w:p w14:paraId="62505DD2" w14:textId="77777777" w:rsidR="004C4153" w:rsidRPr="004C4153" w:rsidRDefault="004C4153" w:rsidP="004C4153">
      <w:pPr>
        <w:pStyle w:val="ListParagraph"/>
        <w:rPr>
          <w:rFonts w:ascii="Arial" w:hAnsi="Arial" w:cs="Arial"/>
          <w:sz w:val="20"/>
          <w:szCs w:val="20"/>
        </w:rPr>
      </w:pPr>
    </w:p>
    <w:p w14:paraId="69961E06" w14:textId="0C891C34" w:rsidR="004C4153" w:rsidRPr="004C4153" w:rsidDel="008A07F4" w:rsidRDefault="004C4153" w:rsidP="004C4153">
      <w:pPr>
        <w:pStyle w:val="ListParagraph"/>
        <w:numPr>
          <w:ilvl w:val="0"/>
          <w:numId w:val="26"/>
        </w:numPr>
        <w:rPr>
          <w:del w:id="397" w:author="Villalta, Christine" w:date="2018-07-19T16:44:00Z"/>
          <w:rFonts w:ascii="Arial" w:hAnsi="Arial" w:cs="Arial"/>
          <w:szCs w:val="20"/>
        </w:rPr>
      </w:pPr>
      <w:r w:rsidRPr="004C4153">
        <w:rPr>
          <w:rFonts w:ascii="Arial" w:hAnsi="Arial" w:cs="Arial"/>
          <w:sz w:val="20"/>
          <w:szCs w:val="20"/>
        </w:rPr>
        <w:t>From Available Actions drop down, select the Challenge Item to upload the documents into the Merchant Website.</w:t>
      </w:r>
    </w:p>
    <w:p w14:paraId="030BAD4B" w14:textId="77777777" w:rsidR="004C4153" w:rsidRPr="00937C41" w:rsidRDefault="004C4153">
      <w:pPr>
        <w:pStyle w:val="ListParagraph"/>
        <w:numPr>
          <w:ilvl w:val="0"/>
          <w:numId w:val="26"/>
        </w:numPr>
        <w:rPr>
          <w:rFonts w:cs="Arial"/>
          <w:szCs w:val="20"/>
        </w:rPr>
        <w:pPrChange w:id="398" w:author="Villalta, Christine" w:date="2018-07-19T16:44:00Z">
          <w:pPr>
            <w:pStyle w:val="ListParagraph"/>
            <w:ind w:left="1080"/>
          </w:pPr>
        </w:pPrChange>
      </w:pPr>
    </w:p>
    <w:p w14:paraId="44124905" w14:textId="0A37AB4C" w:rsidR="004C4153" w:rsidRDefault="009B6012" w:rsidP="004C4153">
      <w:pPr>
        <w:pStyle w:val="ListParagraph"/>
        <w:ind w:left="1080"/>
        <w:rPr>
          <w:rFonts w:ascii="Arial" w:hAnsi="Arial" w:cs="Arial"/>
          <w:szCs w:val="20"/>
        </w:rPr>
      </w:pPr>
      <w:r w:rsidRPr="003B37BC">
        <w:rPr>
          <w:rFonts w:cs="Arial"/>
          <w:noProof/>
          <w:sz w:val="20"/>
          <w:szCs w:val="20"/>
        </w:rPr>
        <w:drawing>
          <wp:inline distT="0" distB="0" distL="0" distR="0" wp14:anchorId="5F47F074" wp14:editId="6B8CDA06">
            <wp:extent cx="3076575" cy="3428875"/>
            <wp:effectExtent l="19050" t="19050" r="9525" b="1968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2106" cy="3457329"/>
                    </a:xfrm>
                    <a:prstGeom prst="rect">
                      <a:avLst/>
                    </a:prstGeom>
                    <a:noFill/>
                    <a:ln w="6350" cmpd="sng">
                      <a:solidFill>
                        <a:srgbClr val="000000"/>
                      </a:solidFill>
                      <a:miter lim="800000"/>
                      <a:headEnd/>
                      <a:tailEnd/>
                    </a:ln>
                    <a:effectLst/>
                  </pic:spPr>
                </pic:pic>
              </a:graphicData>
            </a:graphic>
          </wp:inline>
        </w:drawing>
      </w:r>
    </w:p>
    <w:p w14:paraId="15A0D86B" w14:textId="1532CFE7" w:rsidR="004C4153" w:rsidRDefault="004C4153" w:rsidP="004C4153">
      <w:pPr>
        <w:pStyle w:val="ListParagraph"/>
        <w:ind w:left="1080"/>
        <w:rPr>
          <w:rFonts w:ascii="Arial" w:hAnsi="Arial" w:cs="Arial"/>
          <w:szCs w:val="20"/>
        </w:rPr>
      </w:pPr>
    </w:p>
    <w:p w14:paraId="595E9EC4" w14:textId="4C5C51DF" w:rsidR="004C4153" w:rsidRPr="004C4153" w:rsidRDefault="004C4153" w:rsidP="004C4153">
      <w:pPr>
        <w:pStyle w:val="ListParagraph"/>
        <w:numPr>
          <w:ilvl w:val="0"/>
          <w:numId w:val="26"/>
        </w:numPr>
        <w:rPr>
          <w:rFonts w:ascii="Arial" w:hAnsi="Arial" w:cs="Arial"/>
          <w:sz w:val="20"/>
          <w:szCs w:val="20"/>
        </w:rPr>
      </w:pPr>
      <w:r w:rsidRPr="004C4153">
        <w:rPr>
          <w:rFonts w:ascii="Arial" w:hAnsi="Arial" w:cs="Arial"/>
          <w:sz w:val="20"/>
          <w:szCs w:val="20"/>
        </w:rPr>
        <w:t>Select browse and upload the dispute documentation</w:t>
      </w:r>
    </w:p>
    <w:p w14:paraId="0CBDA784" w14:textId="58C40061" w:rsidR="004C4153" w:rsidRPr="004C4153" w:rsidDel="008A07F4" w:rsidRDefault="004C4153" w:rsidP="004C4153">
      <w:pPr>
        <w:pStyle w:val="ListParagraph"/>
        <w:numPr>
          <w:ilvl w:val="0"/>
          <w:numId w:val="26"/>
        </w:numPr>
        <w:rPr>
          <w:del w:id="399" w:author="Villalta, Christine" w:date="2018-07-19T16:42:00Z"/>
          <w:rFonts w:ascii="Arial" w:hAnsi="Arial" w:cs="Arial"/>
          <w:sz w:val="20"/>
          <w:szCs w:val="20"/>
        </w:rPr>
      </w:pPr>
      <w:r w:rsidRPr="004C4153">
        <w:rPr>
          <w:rFonts w:ascii="Arial" w:hAnsi="Arial" w:cs="Arial"/>
          <w:sz w:val="20"/>
          <w:szCs w:val="20"/>
        </w:rPr>
        <w:t>Click Submit Case</w:t>
      </w:r>
    </w:p>
    <w:p w14:paraId="786703A8" w14:textId="0E1176F4" w:rsidR="004C4153" w:rsidRPr="00937C41" w:rsidRDefault="004C4153">
      <w:pPr>
        <w:pStyle w:val="ListParagraph"/>
        <w:numPr>
          <w:ilvl w:val="0"/>
          <w:numId w:val="26"/>
        </w:numPr>
        <w:rPr>
          <w:rFonts w:cs="Arial"/>
          <w:szCs w:val="20"/>
        </w:rPr>
        <w:pPrChange w:id="400" w:author="Villalta, Christine" w:date="2018-07-19T16:42:00Z">
          <w:pPr>
            <w:pStyle w:val="ListParagraph"/>
          </w:pPr>
        </w:pPrChange>
      </w:pPr>
    </w:p>
    <w:p w14:paraId="70442F72" w14:textId="77777777" w:rsidR="00D123D8" w:rsidRDefault="00D123D8" w:rsidP="000F03E2">
      <w:pPr>
        <w:pStyle w:val="Style3"/>
        <w:ind w:left="0"/>
      </w:pPr>
    </w:p>
    <w:p w14:paraId="02DD10DE" w14:textId="77777777" w:rsidR="00F8190A" w:rsidRDefault="00F8190A" w:rsidP="00F8190A">
      <w:pPr>
        <w:pStyle w:val="Style1"/>
        <w:rPr>
          <w:noProof w:val="0"/>
        </w:rPr>
      </w:pPr>
      <w:bookmarkStart w:id="401" w:name="_Toc14867723"/>
      <w:r w:rsidRPr="00C408E7">
        <w:rPr>
          <w:noProof w:val="0"/>
        </w:rPr>
        <w:t>Process Exceptions Handling</w:t>
      </w:r>
      <w:bookmarkEnd w:id="401"/>
    </w:p>
    <w:p w14:paraId="75DCD037" w14:textId="77777777" w:rsidR="00CB6D0F" w:rsidRPr="008C6643" w:rsidRDefault="00CB6D0F" w:rsidP="000512C5">
      <w:pPr>
        <w:pStyle w:val="NormalIndent"/>
      </w:pPr>
    </w:p>
    <w:p w14:paraId="332CB755" w14:textId="3080E08A" w:rsidR="00FD08C9" w:rsidRDefault="00D46125" w:rsidP="00FD08C9">
      <w:pPr>
        <w:pStyle w:val="Style1"/>
        <w:rPr>
          <w:noProof w:val="0"/>
        </w:rPr>
      </w:pPr>
      <w:bookmarkStart w:id="402" w:name="_Toc196295111"/>
      <w:bookmarkStart w:id="403" w:name="_Toc14867724"/>
      <w:r w:rsidRPr="00C408E7">
        <w:rPr>
          <w:noProof w:val="0"/>
        </w:rPr>
        <w:t>Complia</w:t>
      </w:r>
      <w:r w:rsidR="00FD08C9" w:rsidRPr="00C408E7">
        <w:rPr>
          <w:noProof w:val="0"/>
        </w:rPr>
        <w:t>nce control</w:t>
      </w:r>
      <w:bookmarkEnd w:id="402"/>
      <w:bookmarkEnd w:id="403"/>
    </w:p>
    <w:p w14:paraId="247B8E24" w14:textId="77777777" w:rsidR="006A23B7" w:rsidRPr="006A23B7" w:rsidRDefault="006A23B7" w:rsidP="006A23B7">
      <w:pPr>
        <w:pStyle w:val="NormalIndent"/>
        <w:ind w:left="660"/>
        <w:rPr>
          <w:sz w:val="20"/>
          <w:szCs w:val="20"/>
        </w:rPr>
      </w:pPr>
      <w:r w:rsidRPr="006A23B7">
        <w:rPr>
          <w:sz w:val="20"/>
          <w:szCs w:val="20"/>
        </w:rPr>
        <w:t>Although this document depicts the pictures of MHE Oracle the process is the same for both HPI and SEG.  This SOP covers all disputes for bankcard regardless of the Company.</w:t>
      </w:r>
    </w:p>
    <w:p w14:paraId="3308B992" w14:textId="77777777" w:rsidR="006A23B7" w:rsidRPr="006A23B7" w:rsidRDefault="006A23B7" w:rsidP="006A23B7">
      <w:pPr>
        <w:pStyle w:val="NormalIndent"/>
        <w:ind w:left="660"/>
        <w:rPr>
          <w:sz w:val="20"/>
          <w:szCs w:val="20"/>
        </w:rPr>
      </w:pPr>
    </w:p>
    <w:p w14:paraId="5B32EDF7" w14:textId="24E53E4C" w:rsidR="006A23B7" w:rsidRPr="006A23B7" w:rsidRDefault="006A23B7" w:rsidP="006A23B7">
      <w:pPr>
        <w:pStyle w:val="NormalIndent"/>
        <w:ind w:left="660"/>
        <w:rPr>
          <w:sz w:val="20"/>
          <w:szCs w:val="20"/>
        </w:rPr>
      </w:pPr>
      <w:r w:rsidRPr="006A23B7">
        <w:rPr>
          <w:sz w:val="20"/>
          <w:szCs w:val="20"/>
        </w:rPr>
        <w:t>Genpact is required to complete the necessary documentation and file the paperwork for all disputes by the date required by the bank.  They must continually follow up on the open case until it is resolved by the bank.</w:t>
      </w:r>
    </w:p>
    <w:p w14:paraId="55821144" w14:textId="222306F7" w:rsidR="00B44595" w:rsidRDefault="00B44595" w:rsidP="009661E1">
      <w:pPr>
        <w:pStyle w:val="NormalIndent"/>
      </w:pPr>
    </w:p>
    <w:p w14:paraId="34CEE608" w14:textId="005B9282" w:rsidR="00CA276C" w:rsidRDefault="00CA276C" w:rsidP="009661E1">
      <w:pPr>
        <w:pStyle w:val="NormalIndent"/>
      </w:pPr>
    </w:p>
    <w:p w14:paraId="54103149" w14:textId="0ECBDA37" w:rsidR="00CA276C" w:rsidRDefault="00CA276C" w:rsidP="009661E1">
      <w:pPr>
        <w:pStyle w:val="NormalIndent"/>
      </w:pPr>
    </w:p>
    <w:p w14:paraId="3D7F2734" w14:textId="37B2FF06" w:rsidR="00CA276C" w:rsidRDefault="00CA276C" w:rsidP="009661E1">
      <w:pPr>
        <w:pStyle w:val="NormalIndent"/>
      </w:pPr>
    </w:p>
    <w:p w14:paraId="68EE64AA" w14:textId="41DEF729" w:rsidR="00CA276C" w:rsidRDefault="00CA276C" w:rsidP="009661E1">
      <w:pPr>
        <w:pStyle w:val="NormalIndent"/>
      </w:pPr>
    </w:p>
    <w:p w14:paraId="21BCAAE6" w14:textId="48E5B420" w:rsidR="00CA276C" w:rsidRDefault="00CA276C" w:rsidP="009661E1">
      <w:pPr>
        <w:pStyle w:val="NormalIndent"/>
      </w:pPr>
    </w:p>
    <w:p w14:paraId="2F3C021F" w14:textId="77777777" w:rsidR="00CA276C" w:rsidRPr="00C408E7" w:rsidRDefault="00CA276C" w:rsidP="009661E1">
      <w:pPr>
        <w:pStyle w:val="NormalIndent"/>
      </w:pPr>
    </w:p>
    <w:p w14:paraId="79DD524A" w14:textId="479CAF0E" w:rsidR="00DF6AD8" w:rsidRDefault="00DF6AD8" w:rsidP="00DF6AD8">
      <w:pPr>
        <w:pStyle w:val="Style1"/>
        <w:rPr>
          <w:noProof w:val="0"/>
        </w:rPr>
      </w:pPr>
      <w:bookmarkStart w:id="404" w:name="_Toc14867725"/>
      <w:r w:rsidRPr="00C408E7">
        <w:rPr>
          <w:noProof w:val="0"/>
        </w:rPr>
        <w:t>Escalation process</w:t>
      </w:r>
      <w:bookmarkEnd w:id="404"/>
    </w:p>
    <w:p w14:paraId="60F477D6" w14:textId="1DA63F16" w:rsidR="00CA276C" w:rsidRDefault="00CA276C" w:rsidP="00CA276C">
      <w:pPr>
        <w:pStyle w:val="NormalIndent"/>
      </w:pPr>
    </w:p>
    <w:p w14:paraId="2B6E7FBA" w14:textId="77777777" w:rsidR="00CA276C" w:rsidRDefault="00CA276C" w:rsidP="00CA276C">
      <w:pPr>
        <w:pStyle w:val="NormalIndent"/>
      </w:pPr>
      <w:r>
        <w:t xml:space="preserve">          First Level of Escalation:</w:t>
      </w:r>
    </w:p>
    <w:p w14:paraId="4926BA04" w14:textId="77777777" w:rsidR="00CA276C" w:rsidRDefault="00CA276C" w:rsidP="00CA276C">
      <w:pPr>
        <w:pStyle w:val="NormalIndent"/>
      </w:pPr>
    </w:p>
    <w:p w14:paraId="6DBB152D" w14:textId="77777777" w:rsidR="00CA276C" w:rsidRDefault="00CA276C" w:rsidP="00CA276C">
      <w:pPr>
        <w:pStyle w:val="NormalIndent"/>
      </w:pPr>
      <w:r>
        <w:t xml:space="preserve">          Offshore-Genpact Manager-Bhavsar Parth-</w:t>
      </w:r>
      <w:hyperlink r:id="rId56" w:history="1">
        <w:r>
          <w:rPr>
            <w:rStyle w:val="Hyperlink"/>
          </w:rPr>
          <w:t>Parth.Bhavsar@mheducation.com</w:t>
        </w:r>
      </w:hyperlink>
    </w:p>
    <w:p w14:paraId="3D284480" w14:textId="77777777" w:rsidR="00CA276C" w:rsidRDefault="00CA276C" w:rsidP="00CA276C">
      <w:pPr>
        <w:pStyle w:val="NormalIndent"/>
      </w:pPr>
    </w:p>
    <w:p w14:paraId="4CD8C4BB" w14:textId="77777777" w:rsidR="00CA276C" w:rsidRDefault="00CA276C" w:rsidP="00CA276C">
      <w:pPr>
        <w:pStyle w:val="NormalIndent"/>
      </w:pPr>
      <w:r>
        <w:t xml:space="preserve">          Second Level of Escalation:</w:t>
      </w:r>
    </w:p>
    <w:p w14:paraId="330018CB" w14:textId="77777777" w:rsidR="00CA276C" w:rsidRDefault="00CA276C" w:rsidP="00CA276C">
      <w:pPr>
        <w:pStyle w:val="NormalIndent"/>
      </w:pPr>
    </w:p>
    <w:p w14:paraId="25C3FBF0" w14:textId="77777777" w:rsidR="00CA276C" w:rsidRDefault="00CA276C" w:rsidP="00CA276C">
      <w:pPr>
        <w:pStyle w:val="NormalIndent"/>
      </w:pPr>
      <w:r>
        <w:t xml:space="preserve">          Onshore-Director, AR Operations-Luckie Kathy-</w:t>
      </w:r>
      <w:hyperlink r:id="rId57" w:history="1">
        <w:r>
          <w:rPr>
            <w:rStyle w:val="Hyperlink"/>
          </w:rPr>
          <w:t>kathy.luckie@mheducation.com</w:t>
        </w:r>
      </w:hyperlink>
    </w:p>
    <w:p w14:paraId="0DCEE984" w14:textId="77777777" w:rsidR="00CA276C" w:rsidRPr="00CA276C" w:rsidRDefault="00CA276C" w:rsidP="00CA276C">
      <w:pPr>
        <w:pStyle w:val="NormalIndent"/>
      </w:pPr>
    </w:p>
    <w:p w14:paraId="3AAAD300" w14:textId="77777777" w:rsidR="00B44595" w:rsidRPr="00C408E7" w:rsidRDefault="00B44595" w:rsidP="009661E1">
      <w:pPr>
        <w:pStyle w:val="NormalIndent"/>
      </w:pPr>
    </w:p>
    <w:p w14:paraId="466D730D" w14:textId="6CA2D9E6" w:rsidR="00DF6AD8" w:rsidRDefault="00DF6AD8" w:rsidP="00DF6AD8">
      <w:pPr>
        <w:pStyle w:val="Style1"/>
      </w:pPr>
      <w:bookmarkStart w:id="405" w:name="_Toc14867726"/>
      <w:r w:rsidRPr="00C408E7">
        <w:t>Process SLAs</w:t>
      </w:r>
      <w:bookmarkEnd w:id="405"/>
    </w:p>
    <w:p w14:paraId="3E8E4F15" w14:textId="77777777" w:rsidR="00CA276C" w:rsidRPr="00CA276C" w:rsidRDefault="00CA276C" w:rsidP="00CA276C">
      <w:pPr>
        <w:pStyle w:val="NormalIndent"/>
      </w:pPr>
    </w:p>
    <w:p w14:paraId="6FE3A192" w14:textId="77777777" w:rsidR="00B44595" w:rsidRPr="00C408E7" w:rsidRDefault="00B44595" w:rsidP="009661E1">
      <w:pPr>
        <w:pStyle w:val="NormalIndent"/>
      </w:pPr>
    </w:p>
    <w:p w14:paraId="0ABA54CE" w14:textId="747C9C49" w:rsidR="00850658" w:rsidRDefault="00D077DE" w:rsidP="00850658">
      <w:pPr>
        <w:pStyle w:val="Style1"/>
        <w:rPr>
          <w:noProof w:val="0"/>
        </w:rPr>
      </w:pPr>
      <w:bookmarkStart w:id="406" w:name="_Toc14867727"/>
      <w:r w:rsidRPr="00C408E7">
        <w:rPr>
          <w:noProof w:val="0"/>
        </w:rPr>
        <w:t>Related Documents</w:t>
      </w:r>
      <w:bookmarkEnd w:id="406"/>
    </w:p>
    <w:p w14:paraId="6B849D8B" w14:textId="77777777" w:rsidR="00CA276C" w:rsidRPr="00CA276C" w:rsidRDefault="00CA276C" w:rsidP="00CA276C">
      <w:pPr>
        <w:pStyle w:val="NormalIndent"/>
      </w:pPr>
    </w:p>
    <w:p w14:paraId="29541291" w14:textId="77777777" w:rsidR="00BC1239" w:rsidRPr="00C408E7" w:rsidRDefault="00BC1239" w:rsidP="00600851">
      <w:pPr>
        <w:pStyle w:val="NormalIndent"/>
      </w:pPr>
    </w:p>
    <w:p w14:paraId="19591334" w14:textId="599CD59B" w:rsidR="00D077DE" w:rsidRDefault="0077175F" w:rsidP="00D077DE">
      <w:pPr>
        <w:pStyle w:val="Style1"/>
      </w:pPr>
      <w:bookmarkStart w:id="407" w:name="_Toc14867728"/>
      <w:r>
        <w:t>FAQ</w:t>
      </w:r>
      <w:bookmarkEnd w:id="407"/>
    </w:p>
    <w:p w14:paraId="70BB7BBD" w14:textId="77777777" w:rsidR="00CA276C" w:rsidRPr="00CA276C" w:rsidRDefault="00CA276C" w:rsidP="00CA276C">
      <w:pPr>
        <w:pStyle w:val="NormalIndent"/>
      </w:pPr>
    </w:p>
    <w:p w14:paraId="09427328" w14:textId="77777777" w:rsidR="00BC1239" w:rsidRPr="00C408E7" w:rsidRDefault="00BC1239" w:rsidP="00FD08C9"/>
    <w:p w14:paraId="55488106" w14:textId="6386F918" w:rsidR="00F47CF1" w:rsidRDefault="0073046F" w:rsidP="00FD08C9">
      <w:pPr>
        <w:pStyle w:val="Style1"/>
      </w:pPr>
      <w:bookmarkStart w:id="408" w:name="_Toc14867729"/>
      <w:r w:rsidRPr="00947F33">
        <w:t>Sign Off</w:t>
      </w:r>
      <w:bookmarkEnd w:id="408"/>
    </w:p>
    <w:p w14:paraId="4C0EFC3D" w14:textId="6C25E52B" w:rsidR="00CA276C" w:rsidRPr="00CA276C" w:rsidRDefault="00827E73" w:rsidP="00CA276C">
      <w:pPr>
        <w:pStyle w:val="NormalIndent"/>
      </w:pPr>
      <w:r>
        <w:t>s</w:t>
      </w:r>
      <w:r w:rsidR="00BB02B8">
        <w:t>s</w:t>
      </w:r>
    </w:p>
    <w:p w14:paraId="20C415E3" w14:textId="6BA7EE3B" w:rsidR="009A5AC9" w:rsidRPr="009A5AC9" w:rsidRDefault="009A5AC9" w:rsidP="009A5AC9">
      <w:pPr>
        <w:pStyle w:val="NormalIndent"/>
      </w:pPr>
      <w:r>
        <w:t xml:space="preserve">Kathleen Luckie </w:t>
      </w:r>
      <w:r w:rsidR="00517658">
        <w:t>10</w:t>
      </w:r>
      <w:r w:rsidR="00AA4DBB">
        <w:t>/29/20</w:t>
      </w:r>
      <w:r w:rsidR="00517658">
        <w:t>20</w:t>
      </w:r>
    </w:p>
    <w:sectPr w:rsidR="009A5AC9" w:rsidRPr="009A5AC9" w:rsidSect="00A467BC">
      <w:headerReference w:type="default" r:id="rId58"/>
      <w:footerReference w:type="default" r:id="rId59"/>
      <w:pgSz w:w="12240" w:h="15840"/>
      <w:pgMar w:top="1440" w:right="1080" w:bottom="360" w:left="1080"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FE8BE" w14:textId="77777777" w:rsidR="00943554" w:rsidRDefault="00943554">
      <w:r>
        <w:separator/>
      </w:r>
    </w:p>
  </w:endnote>
  <w:endnote w:type="continuationSeparator" w:id="0">
    <w:p w14:paraId="0519E5FC" w14:textId="77777777" w:rsidR="00943554" w:rsidRDefault="00943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5401"/>
      <w:gridCol w:w="3059"/>
    </w:tblGrid>
    <w:tr w:rsidR="00943554" w:rsidRPr="00C408E7" w14:paraId="71F8A505" w14:textId="77777777" w:rsidTr="00673936">
      <w:trPr>
        <w:trHeight w:hRule="exact" w:val="280"/>
      </w:trPr>
      <w:tc>
        <w:tcPr>
          <w:tcW w:w="2070" w:type="dxa"/>
        </w:tcPr>
        <w:p w14:paraId="4718EE8B" w14:textId="77777777" w:rsidR="00943554" w:rsidRPr="00C408E7" w:rsidRDefault="00943554" w:rsidP="00673936">
          <w:pPr>
            <w:pStyle w:val="Header10ptnotBold"/>
            <w:jc w:val="left"/>
            <w:rPr>
              <w:bCs/>
              <w:sz w:val="22"/>
              <w:szCs w:val="22"/>
            </w:rPr>
          </w:pPr>
          <w:r w:rsidRPr="00C408E7">
            <w:rPr>
              <w:bCs/>
              <w:sz w:val="22"/>
              <w:szCs w:val="22"/>
            </w:rPr>
            <w:t>Last changed: on:</w:t>
          </w:r>
        </w:p>
      </w:tc>
      <w:tc>
        <w:tcPr>
          <w:tcW w:w="5401" w:type="dxa"/>
        </w:tcPr>
        <w:p w14:paraId="2284228A" w14:textId="77777777" w:rsidR="00943554" w:rsidRPr="00C408E7" w:rsidRDefault="00943554" w:rsidP="00E179D0">
          <w:pPr>
            <w:pStyle w:val="Header10ptnotBold"/>
            <w:rPr>
              <w:bCs/>
              <w:sz w:val="22"/>
              <w:szCs w:val="22"/>
            </w:rPr>
          </w:pPr>
          <w:r w:rsidRPr="00C408E7">
            <w:t>Last changed by:</w:t>
          </w:r>
        </w:p>
      </w:tc>
      <w:tc>
        <w:tcPr>
          <w:tcW w:w="3059" w:type="dxa"/>
        </w:tcPr>
        <w:p w14:paraId="422DCC05" w14:textId="77777777" w:rsidR="00943554" w:rsidRPr="00C408E7" w:rsidRDefault="00943554" w:rsidP="00E179D0">
          <w:pPr>
            <w:pStyle w:val="Header10ptnotBold"/>
            <w:rPr>
              <w:bCs/>
              <w:sz w:val="22"/>
              <w:szCs w:val="22"/>
            </w:rPr>
          </w:pPr>
          <w:r w:rsidRPr="00C408E7">
            <w:rPr>
              <w:bCs/>
              <w:sz w:val="22"/>
              <w:szCs w:val="22"/>
            </w:rPr>
            <w:t>Page:</w:t>
          </w:r>
        </w:p>
      </w:tc>
    </w:tr>
    <w:tr w:rsidR="00943554" w:rsidRPr="00C408E7" w14:paraId="46FF50CF" w14:textId="77777777" w:rsidTr="00673936">
      <w:trPr>
        <w:trHeight w:hRule="exact" w:val="265"/>
      </w:trPr>
      <w:tc>
        <w:tcPr>
          <w:tcW w:w="2070" w:type="dxa"/>
        </w:tcPr>
        <w:p w14:paraId="6ADF9C69" w14:textId="043E1BBB" w:rsidR="00943554" w:rsidRPr="00C408E7" w:rsidRDefault="00943554" w:rsidP="00A7019B">
          <w:pPr>
            <w:pStyle w:val="Header10ptnotBold"/>
            <w:rPr>
              <w:bCs/>
              <w:sz w:val="22"/>
              <w:szCs w:val="22"/>
            </w:rPr>
          </w:pPr>
          <w:r>
            <w:rPr>
              <w:bCs/>
              <w:sz w:val="22"/>
              <w:szCs w:val="22"/>
            </w:rPr>
            <w:t>0</w:t>
          </w:r>
          <w:r w:rsidR="00517658">
            <w:rPr>
              <w:bCs/>
              <w:sz w:val="22"/>
              <w:szCs w:val="22"/>
            </w:rPr>
            <w:t>10</w:t>
          </w:r>
          <w:r>
            <w:rPr>
              <w:bCs/>
              <w:sz w:val="22"/>
              <w:szCs w:val="22"/>
            </w:rPr>
            <w:t>/29/20</w:t>
          </w:r>
          <w:r w:rsidR="00517658">
            <w:rPr>
              <w:bCs/>
              <w:sz w:val="22"/>
              <w:szCs w:val="22"/>
            </w:rPr>
            <w:t>20</w:t>
          </w:r>
        </w:p>
      </w:tc>
      <w:tc>
        <w:tcPr>
          <w:tcW w:w="5401" w:type="dxa"/>
        </w:tcPr>
        <w:p w14:paraId="1F80620E" w14:textId="77777777" w:rsidR="00943554" w:rsidRPr="00C408E7" w:rsidRDefault="00943554" w:rsidP="003254A4">
          <w:pPr>
            <w:pStyle w:val="Header10ptnotBold"/>
            <w:rPr>
              <w:bCs/>
              <w:sz w:val="22"/>
              <w:szCs w:val="22"/>
            </w:rPr>
          </w:pPr>
          <w:r>
            <w:rPr>
              <w:bCs/>
              <w:sz w:val="22"/>
              <w:szCs w:val="22"/>
            </w:rPr>
            <w:t>Christine Villalta</w:t>
          </w:r>
        </w:p>
      </w:tc>
      <w:tc>
        <w:tcPr>
          <w:tcW w:w="3059" w:type="dxa"/>
        </w:tcPr>
        <w:p w14:paraId="1B3E7AF2" w14:textId="5274D769" w:rsidR="00943554" w:rsidRPr="00C408E7" w:rsidRDefault="00943554" w:rsidP="00E179D0">
          <w:pPr>
            <w:pStyle w:val="Header10ptnotBold"/>
            <w:rPr>
              <w:bCs/>
              <w:sz w:val="22"/>
              <w:szCs w:val="22"/>
            </w:rPr>
          </w:pPr>
          <w:r w:rsidRPr="00C408E7">
            <w:rPr>
              <w:bCs/>
              <w:sz w:val="22"/>
              <w:szCs w:val="22"/>
            </w:rPr>
            <w:t xml:space="preserve">Page </w:t>
          </w:r>
          <w:r w:rsidRPr="00C408E7">
            <w:rPr>
              <w:bCs/>
              <w:sz w:val="22"/>
              <w:szCs w:val="22"/>
            </w:rPr>
            <w:fldChar w:fldCharType="begin"/>
          </w:r>
          <w:r w:rsidRPr="00C408E7">
            <w:rPr>
              <w:bCs/>
              <w:sz w:val="22"/>
              <w:szCs w:val="22"/>
            </w:rPr>
            <w:instrText xml:space="preserve"> PAGE </w:instrText>
          </w:r>
          <w:r w:rsidRPr="00C408E7">
            <w:rPr>
              <w:bCs/>
              <w:sz w:val="22"/>
              <w:szCs w:val="22"/>
            </w:rPr>
            <w:fldChar w:fldCharType="separate"/>
          </w:r>
          <w:r>
            <w:rPr>
              <w:bCs/>
              <w:sz w:val="22"/>
              <w:szCs w:val="22"/>
            </w:rPr>
            <w:t>1</w:t>
          </w:r>
          <w:r w:rsidRPr="00C408E7">
            <w:rPr>
              <w:bCs/>
              <w:sz w:val="22"/>
              <w:szCs w:val="22"/>
            </w:rPr>
            <w:fldChar w:fldCharType="end"/>
          </w:r>
          <w:r w:rsidRPr="00C408E7">
            <w:rPr>
              <w:bCs/>
              <w:sz w:val="22"/>
              <w:szCs w:val="22"/>
            </w:rPr>
            <w:t xml:space="preserve"> of </w:t>
          </w:r>
          <w:r w:rsidRPr="00C408E7">
            <w:rPr>
              <w:bCs/>
              <w:sz w:val="22"/>
              <w:szCs w:val="22"/>
            </w:rPr>
            <w:fldChar w:fldCharType="begin"/>
          </w:r>
          <w:r w:rsidRPr="00C408E7">
            <w:rPr>
              <w:bCs/>
              <w:sz w:val="22"/>
              <w:szCs w:val="22"/>
            </w:rPr>
            <w:instrText xml:space="preserve"> NUMPAGES </w:instrText>
          </w:r>
          <w:r w:rsidRPr="00C408E7">
            <w:rPr>
              <w:bCs/>
              <w:sz w:val="22"/>
              <w:szCs w:val="22"/>
            </w:rPr>
            <w:fldChar w:fldCharType="separate"/>
          </w:r>
          <w:r>
            <w:rPr>
              <w:bCs/>
              <w:sz w:val="22"/>
              <w:szCs w:val="22"/>
            </w:rPr>
            <w:t>25</w:t>
          </w:r>
          <w:r w:rsidRPr="00C408E7">
            <w:rPr>
              <w:bCs/>
              <w:sz w:val="22"/>
              <w:szCs w:val="22"/>
            </w:rPr>
            <w:fldChar w:fldCharType="end"/>
          </w:r>
        </w:p>
      </w:tc>
    </w:tr>
  </w:tbl>
  <w:p w14:paraId="1BF9BEDF" w14:textId="77777777" w:rsidR="00943554" w:rsidRDefault="00943554" w:rsidP="00851B4A">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A4188" w14:textId="77777777" w:rsidR="00943554" w:rsidRDefault="00943554">
      <w:r>
        <w:separator/>
      </w:r>
    </w:p>
  </w:footnote>
  <w:footnote w:type="continuationSeparator" w:id="0">
    <w:p w14:paraId="13E51195" w14:textId="77777777" w:rsidR="00943554" w:rsidRDefault="00943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71F42" w14:textId="77777777" w:rsidR="00943554" w:rsidRPr="00C408E7" w:rsidRDefault="00943554"/>
  <w:tbl>
    <w:tblPr>
      <w:tblW w:w="107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2070"/>
      <w:gridCol w:w="5400"/>
      <w:gridCol w:w="3240"/>
    </w:tblGrid>
    <w:tr w:rsidR="00943554" w:rsidRPr="00C408E7" w14:paraId="755E31D8" w14:textId="77777777" w:rsidTr="005D0BBB">
      <w:trPr>
        <w:trHeight w:val="280"/>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E872407" w14:textId="77777777" w:rsidR="00943554" w:rsidRPr="00C408E7" w:rsidRDefault="00943554" w:rsidP="006A29FA">
          <w:pPr>
            <w:pStyle w:val="Header10ptnotBold"/>
            <w:jc w:val="left"/>
            <w:rPr>
              <w:bCs/>
              <w:sz w:val="22"/>
              <w:szCs w:val="22"/>
            </w:rPr>
          </w:pPr>
          <w:r w:rsidRPr="00C408E7">
            <w:rPr>
              <w:bCs/>
              <w:sz w:val="22"/>
              <w:szCs w:val="22"/>
            </w:rPr>
            <w:t>SOP Number: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217E26E4" w14:textId="6AB96D9A" w:rsidR="00943554" w:rsidRPr="00C408E7" w:rsidRDefault="00943554" w:rsidP="009A5AC9">
          <w:pPr>
            <w:pStyle w:val="Header10ptnotBold"/>
            <w:rPr>
              <w:bCs/>
              <w:sz w:val="22"/>
              <w:szCs w:val="22"/>
            </w:rPr>
          </w:pPr>
          <w:r>
            <w:rPr>
              <w:bCs/>
              <w:sz w:val="22"/>
              <w:szCs w:val="22"/>
            </w:rPr>
            <w:t>AR_MNT 3</w:t>
          </w:r>
          <w:r w:rsidR="00E52BB8">
            <w:rPr>
              <w:bCs/>
              <w:sz w:val="22"/>
              <w:szCs w:val="22"/>
            </w:rPr>
            <w:t>6</w:t>
          </w:r>
        </w:p>
      </w:tc>
      <w:tc>
        <w:tcPr>
          <w:tcW w:w="3240" w:type="dxa"/>
          <w:vMerge w:val="restart"/>
          <w:tcBorders>
            <w:top w:val="nil"/>
            <w:left w:val="single" w:sz="8" w:space="0" w:color="262626"/>
            <w:bottom w:val="nil"/>
            <w:right w:val="nil"/>
          </w:tcBorders>
        </w:tcPr>
        <w:p w14:paraId="7FA6C686" w14:textId="77777777" w:rsidR="00943554" w:rsidRPr="00C408E7" w:rsidRDefault="00943554" w:rsidP="006A29FA">
          <w:pPr>
            <w:pStyle w:val="Header10ptnotBold"/>
            <w:jc w:val="left"/>
          </w:pPr>
        </w:p>
        <w:p w14:paraId="3C1B10BF" w14:textId="61F65F79" w:rsidR="00943554" w:rsidRPr="00C408E7" w:rsidRDefault="00943554" w:rsidP="0053759E">
          <w:pPr>
            <w:pStyle w:val="Header10ptnotBold"/>
            <w:tabs>
              <w:tab w:val="left" w:pos="2832"/>
            </w:tabs>
            <w:jc w:val="left"/>
            <w:rPr>
              <w:bCs/>
              <w:sz w:val="22"/>
              <w:szCs w:val="22"/>
            </w:rPr>
          </w:pPr>
          <w:r w:rsidRPr="00C408E7">
            <w:t xml:space="preserve">       </w:t>
          </w:r>
          <w:r w:rsidRPr="004E7688">
            <w:drawing>
              <wp:inline distT="0" distB="0" distL="0" distR="0" wp14:anchorId="4A947AEC" wp14:editId="7B6EBA84">
                <wp:extent cx="1543050" cy="238125"/>
                <wp:effectExtent l="0" t="0" r="0" b="0"/>
                <wp:docPr id="23" name="Picture 9" descr="genpact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pact_logo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238125"/>
                        </a:xfrm>
                        <a:prstGeom prst="rect">
                          <a:avLst/>
                        </a:prstGeom>
                        <a:noFill/>
                        <a:ln>
                          <a:noFill/>
                        </a:ln>
                      </pic:spPr>
                    </pic:pic>
                  </a:graphicData>
                </a:graphic>
              </wp:inline>
            </w:drawing>
          </w:r>
        </w:p>
      </w:tc>
    </w:tr>
    <w:tr w:rsidR="00943554" w:rsidRPr="00C408E7" w14:paraId="5E8AC5DA"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39AB3018" w14:textId="77777777" w:rsidR="00943554" w:rsidRPr="00C408E7" w:rsidRDefault="00943554" w:rsidP="006A29FA">
          <w:pPr>
            <w:pStyle w:val="Header10ptnotBold"/>
            <w:jc w:val="left"/>
            <w:rPr>
              <w:bCs/>
              <w:sz w:val="22"/>
              <w:szCs w:val="22"/>
            </w:rPr>
          </w:pPr>
          <w:r w:rsidRPr="00C408E7">
            <w:rPr>
              <w:bCs/>
              <w:sz w:val="22"/>
              <w:szCs w:val="22"/>
            </w:rPr>
            <w:t>Customer:</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7760CFAC" w14:textId="70D372A1" w:rsidR="00943554" w:rsidRPr="00C408E7" w:rsidRDefault="00943554" w:rsidP="0014051D">
          <w:pPr>
            <w:pStyle w:val="Header10ptnotBold"/>
            <w:rPr>
              <w:bCs/>
              <w:sz w:val="22"/>
              <w:szCs w:val="22"/>
            </w:rPr>
          </w:pPr>
          <w:r>
            <w:rPr>
              <w:bCs/>
              <w:sz w:val="22"/>
              <w:szCs w:val="22"/>
            </w:rPr>
            <w:t>McGraw Hill</w:t>
          </w:r>
        </w:p>
      </w:tc>
      <w:tc>
        <w:tcPr>
          <w:tcW w:w="3240" w:type="dxa"/>
          <w:vMerge/>
          <w:tcBorders>
            <w:top w:val="nil"/>
            <w:left w:val="single" w:sz="8" w:space="0" w:color="262626"/>
            <w:bottom w:val="nil"/>
            <w:right w:val="nil"/>
          </w:tcBorders>
        </w:tcPr>
        <w:p w14:paraId="580BFA36" w14:textId="77777777" w:rsidR="00943554" w:rsidRPr="00C408E7" w:rsidRDefault="00943554" w:rsidP="006A29FA">
          <w:pPr>
            <w:pStyle w:val="Header10ptnotBold"/>
            <w:jc w:val="left"/>
            <w:rPr>
              <w:bCs/>
              <w:sz w:val="22"/>
              <w:szCs w:val="22"/>
            </w:rPr>
          </w:pPr>
        </w:p>
      </w:tc>
    </w:tr>
    <w:tr w:rsidR="00943554" w:rsidRPr="00C408E7" w14:paraId="197CE007" w14:textId="77777777" w:rsidTr="005D0BBB">
      <w:trPr>
        <w:trHeight w:val="253"/>
      </w:trPr>
      <w:tc>
        <w:tcPr>
          <w:tcW w:w="207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0CD52D0A" w14:textId="77777777" w:rsidR="00943554" w:rsidRPr="00C408E7" w:rsidRDefault="00943554" w:rsidP="006A29FA">
          <w:pPr>
            <w:pStyle w:val="Header10ptnotBold"/>
            <w:jc w:val="left"/>
            <w:rPr>
              <w:bCs/>
              <w:sz w:val="22"/>
              <w:szCs w:val="22"/>
            </w:rPr>
          </w:pPr>
          <w:r w:rsidRPr="00C408E7">
            <w:rPr>
              <w:bCs/>
              <w:sz w:val="22"/>
              <w:szCs w:val="22"/>
            </w:rPr>
            <w:t>Organization/Area:</w:t>
          </w:r>
        </w:p>
      </w:tc>
      <w:tc>
        <w:tcPr>
          <w:tcW w:w="5400" w:type="dxa"/>
          <w:tcBorders>
            <w:top w:val="single" w:sz="8" w:space="0" w:color="262626"/>
            <w:left w:val="single" w:sz="8" w:space="0" w:color="262626"/>
            <w:bottom w:val="single" w:sz="8" w:space="0" w:color="262626"/>
            <w:right w:val="single" w:sz="8" w:space="0" w:color="262626"/>
          </w:tcBorders>
          <w:shd w:val="clear" w:color="auto" w:fill="auto"/>
          <w:vAlign w:val="center"/>
        </w:tcPr>
        <w:p w14:paraId="692DA13C" w14:textId="77777777" w:rsidR="00943554" w:rsidRPr="00C408E7" w:rsidRDefault="00943554" w:rsidP="0014051D">
          <w:pPr>
            <w:pStyle w:val="Header10ptnotBold"/>
            <w:rPr>
              <w:bCs/>
              <w:sz w:val="22"/>
              <w:szCs w:val="22"/>
            </w:rPr>
          </w:pPr>
          <w:r>
            <w:rPr>
              <w:bCs/>
              <w:sz w:val="22"/>
              <w:szCs w:val="22"/>
            </w:rPr>
            <w:t>GENPACT</w:t>
          </w:r>
        </w:p>
      </w:tc>
      <w:tc>
        <w:tcPr>
          <w:tcW w:w="3240" w:type="dxa"/>
          <w:vMerge/>
          <w:tcBorders>
            <w:top w:val="nil"/>
            <w:left w:val="single" w:sz="8" w:space="0" w:color="262626"/>
            <w:bottom w:val="nil"/>
            <w:right w:val="nil"/>
          </w:tcBorders>
        </w:tcPr>
        <w:p w14:paraId="168F7B60" w14:textId="77777777" w:rsidR="00943554" w:rsidRPr="00C408E7" w:rsidRDefault="00943554" w:rsidP="006A29FA">
          <w:pPr>
            <w:pStyle w:val="Header10ptnotBold"/>
            <w:jc w:val="left"/>
            <w:rPr>
              <w:bCs/>
              <w:sz w:val="22"/>
              <w:szCs w:val="22"/>
            </w:rPr>
          </w:pPr>
        </w:p>
      </w:tc>
    </w:tr>
  </w:tbl>
  <w:p w14:paraId="66AB3153" w14:textId="77777777" w:rsidR="00943554" w:rsidRDefault="009435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940"/>
    <w:multiLevelType w:val="multilevel"/>
    <w:tmpl w:val="6D643246"/>
    <w:lvl w:ilvl="0">
      <w:start w:val="1"/>
      <w:numFmt w:val="decimal"/>
      <w:pStyle w:val="Heading1"/>
      <w:lvlText w:val="%1."/>
      <w:lvlJc w:val="left"/>
      <w:pPr>
        <w:tabs>
          <w:tab w:val="num" w:pos="360"/>
        </w:tabs>
        <w:ind w:left="360" w:hanging="360"/>
      </w:pPr>
      <w:rPr>
        <w:rFonts w:hint="default"/>
        <w:b/>
        <w:i w:val="0"/>
        <w:sz w:val="28"/>
      </w:rPr>
    </w:lvl>
    <w:lvl w:ilvl="1">
      <w:start w:val="1"/>
      <w:numFmt w:val="decimal"/>
      <w:lvlText w:val="%1.%2."/>
      <w:lvlJc w:val="left"/>
      <w:pPr>
        <w:tabs>
          <w:tab w:val="num" w:pos="1080"/>
        </w:tabs>
        <w:ind w:left="792" w:hanging="432"/>
      </w:pPr>
      <w:rPr>
        <w:rFonts w:hint="default"/>
        <w:b w:val="0"/>
        <w:i w:val="0"/>
        <w:sz w:val="24"/>
      </w:rPr>
    </w:lvl>
    <w:lvl w:ilvl="2">
      <w:start w:val="1"/>
      <w:numFmt w:val="decimal"/>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 w15:restartNumberingAfterBreak="0">
    <w:nsid w:val="08BF420D"/>
    <w:multiLevelType w:val="hybridMultilevel"/>
    <w:tmpl w:val="2D00CB90"/>
    <w:lvl w:ilvl="0" w:tplc="F1D2C43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BE32AC1"/>
    <w:multiLevelType w:val="hybridMultilevel"/>
    <w:tmpl w:val="E842EB90"/>
    <w:lvl w:ilvl="0" w:tplc="66309AF2">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0934B1"/>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467D6"/>
    <w:multiLevelType w:val="hybridMultilevel"/>
    <w:tmpl w:val="A9C46094"/>
    <w:lvl w:ilvl="0" w:tplc="A3DA6AAE">
      <w:start w:val="1"/>
      <w:numFmt w:val="decimal"/>
      <w:lvlText w:val="%1."/>
      <w:lvlJc w:val="left"/>
      <w:pPr>
        <w:ind w:left="1410" w:hanging="360"/>
      </w:pPr>
      <w:rPr>
        <w:rFonts w:ascii="Arial" w:eastAsia="Times New Roman" w:hAnsi="Arial" w:cs="Times New Roman"/>
      </w:rPr>
    </w:lvl>
    <w:lvl w:ilvl="1" w:tplc="04090019">
      <w:start w:val="1"/>
      <w:numFmt w:val="lowerLetter"/>
      <w:lvlText w:val="%2."/>
      <w:lvlJc w:val="left"/>
      <w:pPr>
        <w:ind w:left="2130" w:hanging="360"/>
      </w:pPr>
    </w:lvl>
    <w:lvl w:ilvl="2" w:tplc="0409001B">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5" w15:restartNumberingAfterBreak="0">
    <w:nsid w:val="11B17095"/>
    <w:multiLevelType w:val="hybridMultilevel"/>
    <w:tmpl w:val="9CF603FA"/>
    <w:lvl w:ilvl="0" w:tplc="40CE9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222690"/>
    <w:multiLevelType w:val="hybridMultilevel"/>
    <w:tmpl w:val="5A24AF60"/>
    <w:lvl w:ilvl="0" w:tplc="F7D2BC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A44180"/>
    <w:multiLevelType w:val="hybridMultilevel"/>
    <w:tmpl w:val="F6CA33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EC47955"/>
    <w:multiLevelType w:val="hybridMultilevel"/>
    <w:tmpl w:val="1EB20A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FD9749C"/>
    <w:multiLevelType w:val="hybridMultilevel"/>
    <w:tmpl w:val="B0F66C6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D256EB"/>
    <w:multiLevelType w:val="multilevel"/>
    <w:tmpl w:val="6E74E7CC"/>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5741F51"/>
    <w:multiLevelType w:val="multilevel"/>
    <w:tmpl w:val="4268E7E2"/>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AEE2DFA"/>
    <w:multiLevelType w:val="hybridMultilevel"/>
    <w:tmpl w:val="9FA6422E"/>
    <w:lvl w:ilvl="0" w:tplc="D450958C">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DD9271B"/>
    <w:multiLevelType w:val="hybridMultilevel"/>
    <w:tmpl w:val="734C9AC8"/>
    <w:lvl w:ilvl="0" w:tplc="20F4747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B323DBA"/>
    <w:multiLevelType w:val="hybridMultilevel"/>
    <w:tmpl w:val="0CC68D32"/>
    <w:lvl w:ilvl="0" w:tplc="A9DA88A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DF47903"/>
    <w:multiLevelType w:val="multilevel"/>
    <w:tmpl w:val="67186C6A"/>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A8D4ABE"/>
    <w:multiLevelType w:val="hybridMultilevel"/>
    <w:tmpl w:val="C952F902"/>
    <w:lvl w:ilvl="0" w:tplc="F2007AAE">
      <w:start w:val="1"/>
      <w:numFmt w:val="decimal"/>
      <w:lvlText w:val="%1."/>
      <w:lvlJc w:val="left"/>
      <w:pPr>
        <w:ind w:left="1080" w:hanging="360"/>
      </w:pPr>
      <w:rPr>
        <w:rFonts w:ascii="Arial" w:hAnsi="Arial" w:cs="Arial" w:hint="default"/>
        <w:sz w:val="20"/>
        <w:szCs w:val="20"/>
      </w:rPr>
    </w:lvl>
    <w:lvl w:ilvl="1" w:tplc="914445F2">
      <w:start w:val="1"/>
      <w:numFmt w:val="lowerLetter"/>
      <w:lvlText w:val="%2."/>
      <w:lvlJc w:val="left"/>
      <w:pPr>
        <w:ind w:left="144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210713F"/>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E90E91"/>
    <w:multiLevelType w:val="multilevel"/>
    <w:tmpl w:val="0409001D"/>
    <w:styleLink w:val="Style5"/>
    <w:lvl w:ilvl="0">
      <w:start w:val="1"/>
      <w:numFmt w:val="bullet"/>
      <w:lvlText w:val=""/>
      <w:lvlJc w:val="left"/>
      <w:pPr>
        <w:tabs>
          <w:tab w:val="num" w:pos="360"/>
        </w:tabs>
        <w:ind w:left="1080" w:hanging="360"/>
      </w:pPr>
      <w:rPr>
        <w:rFonts w:ascii="Symbol" w:hAnsi="Symbol"/>
        <w:color w:val="auto"/>
        <w:sz w:val="24"/>
      </w:rPr>
    </w:lvl>
    <w:lvl w:ilvl="1">
      <w:start w:val="1"/>
      <w:numFmt w:val="bullet"/>
      <w:lvlText w:val=""/>
      <w:lvlJc w:val="left"/>
      <w:pPr>
        <w:tabs>
          <w:tab w:val="num" w:pos="720"/>
        </w:tabs>
        <w:ind w:left="1800" w:hanging="360"/>
      </w:pPr>
      <w:rPr>
        <w:rFonts w:ascii="Symbol" w:hAnsi="Symbol" w:hint="default"/>
        <w:color w:val="auto"/>
        <w:sz w:val="24"/>
      </w:rPr>
    </w:lvl>
    <w:lvl w:ilvl="2">
      <w:start w:val="1"/>
      <w:numFmt w:val="decimal"/>
      <w:lvlText w:val="%3)"/>
      <w:lvlJc w:val="left"/>
      <w:pPr>
        <w:tabs>
          <w:tab w:val="num" w:pos="1080"/>
        </w:tabs>
        <w:ind w:left="2520" w:hanging="360"/>
      </w:pPr>
    </w:lvl>
    <w:lvl w:ilvl="3">
      <w:start w:val="1"/>
      <w:numFmt w:val="lowerLetter"/>
      <w:lvlText w:val="(%4)"/>
      <w:lvlJc w:val="left"/>
      <w:pPr>
        <w:tabs>
          <w:tab w:val="num" w:pos="1440"/>
        </w:tabs>
        <w:ind w:left="32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56F52A68"/>
    <w:multiLevelType w:val="multilevel"/>
    <w:tmpl w:val="A9C46094"/>
    <w:lvl w:ilvl="0">
      <w:start w:val="1"/>
      <w:numFmt w:val="decimal"/>
      <w:lvlText w:val="%1."/>
      <w:lvlJc w:val="left"/>
      <w:pPr>
        <w:ind w:left="1410" w:hanging="360"/>
      </w:pPr>
      <w:rPr>
        <w:rFonts w:ascii="Arial" w:eastAsia="Times New Roman" w:hAnsi="Arial" w:cs="Times New Roman"/>
      </w:r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20" w15:restartNumberingAfterBreak="0">
    <w:nsid w:val="5B022167"/>
    <w:multiLevelType w:val="hybridMultilevel"/>
    <w:tmpl w:val="E842EB90"/>
    <w:lvl w:ilvl="0" w:tplc="66309AF2">
      <w:start w:val="1"/>
      <w:numFmt w:val="decimal"/>
      <w:lvlText w:val="%1."/>
      <w:lvlJc w:val="left"/>
      <w:pPr>
        <w:ind w:left="1440" w:hanging="360"/>
      </w:pPr>
      <w:rPr>
        <w:rFonts w:ascii="Arial" w:hAnsi="Arial" w:cs="Arial" w:hint="default"/>
        <w:sz w:val="20"/>
        <w:szCs w:val="20"/>
      </w:rPr>
    </w:lvl>
    <w:lvl w:ilvl="1" w:tplc="914445F2">
      <w:start w:val="1"/>
      <w:numFmt w:val="lowerLetter"/>
      <w:lvlText w:val="%2."/>
      <w:lvlJc w:val="left"/>
      <w:pPr>
        <w:ind w:left="1800" w:hanging="360"/>
      </w:pPr>
      <w:rPr>
        <w:rFonts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5B2B395F"/>
    <w:multiLevelType w:val="hybridMultilevel"/>
    <w:tmpl w:val="A8541E8E"/>
    <w:lvl w:ilvl="0" w:tplc="D57A49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7259AB"/>
    <w:multiLevelType w:val="hybridMultilevel"/>
    <w:tmpl w:val="96B8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48201A"/>
    <w:multiLevelType w:val="multilevel"/>
    <w:tmpl w:val="B3B6BD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87505A"/>
    <w:multiLevelType w:val="multilevel"/>
    <w:tmpl w:val="B3B6BD3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127CD8"/>
    <w:multiLevelType w:val="hybridMultilevel"/>
    <w:tmpl w:val="010A4D08"/>
    <w:lvl w:ilvl="0" w:tplc="8AECF1BA">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6" w15:restartNumberingAfterBreak="0">
    <w:nsid w:val="64DE6C08"/>
    <w:multiLevelType w:val="multilevel"/>
    <w:tmpl w:val="CA409090"/>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8D92889"/>
    <w:multiLevelType w:val="hybridMultilevel"/>
    <w:tmpl w:val="8FAC57F2"/>
    <w:lvl w:ilvl="0" w:tplc="98B00BD0">
      <w:start w:val="1"/>
      <w:numFmt w:val="decimal"/>
      <w:lvlText w:val="%1."/>
      <w:lvlJc w:val="left"/>
      <w:pPr>
        <w:ind w:left="1440" w:hanging="360"/>
      </w:pPr>
      <w:rPr>
        <w:rFonts w:ascii="Arial" w:eastAsia="Times New Roman" w:hAnsi="Arial" w:cs="Aria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3F309C4"/>
    <w:multiLevelType w:val="hybridMultilevel"/>
    <w:tmpl w:val="5AD4FE2E"/>
    <w:lvl w:ilvl="0" w:tplc="6FEE7A12">
      <w:start w:val="1"/>
      <w:numFmt w:val="decimal"/>
      <w:lvlText w:val="%1."/>
      <w:lvlJc w:val="left"/>
      <w:pPr>
        <w:ind w:left="1080" w:hanging="360"/>
      </w:pPr>
      <w:rPr>
        <w:rFonts w:ascii="Arial" w:eastAsia="Times New Roman" w:hAnsi="Arial" w:cs="Times New Roman" w:hint="default"/>
      </w:rPr>
    </w:lvl>
    <w:lvl w:ilvl="1" w:tplc="3F609FA8">
      <w:start w:val="1"/>
      <w:numFmt w:val="lowerLetter"/>
      <w:lvlText w:val="%2."/>
      <w:lvlJc w:val="left"/>
      <w:pPr>
        <w:ind w:left="180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4EA110D"/>
    <w:multiLevelType w:val="hybridMultilevel"/>
    <w:tmpl w:val="216470DA"/>
    <w:lvl w:ilvl="0" w:tplc="FFFFFFFF">
      <w:start w:val="1"/>
      <w:numFmt w:val="bullet"/>
      <w:pStyle w:val="bullet"/>
      <w:lvlText w:val=""/>
      <w:lvlJc w:val="left"/>
      <w:pPr>
        <w:tabs>
          <w:tab w:val="num" w:pos="3600"/>
        </w:tabs>
        <w:ind w:left="3600" w:hanging="360"/>
      </w:pPr>
      <w:rPr>
        <w:rFonts w:ascii="Symbol" w:hAnsi="Symbol" w:hint="default"/>
      </w:rPr>
    </w:lvl>
    <w:lvl w:ilvl="1" w:tplc="FFFFFFFF">
      <w:start w:val="1"/>
      <w:numFmt w:val="bullet"/>
      <w:lvlText w:val="o"/>
      <w:lvlJc w:val="left"/>
      <w:pPr>
        <w:tabs>
          <w:tab w:val="num" w:pos="4320"/>
        </w:tabs>
        <w:ind w:left="4320" w:hanging="360"/>
      </w:pPr>
      <w:rPr>
        <w:rFonts w:ascii="Courier New" w:hAnsi="Courier New" w:hint="default"/>
      </w:rPr>
    </w:lvl>
    <w:lvl w:ilvl="2" w:tplc="FFFFFFFF" w:tentative="1">
      <w:start w:val="1"/>
      <w:numFmt w:val="bullet"/>
      <w:lvlText w:val=""/>
      <w:lvlJc w:val="left"/>
      <w:pPr>
        <w:tabs>
          <w:tab w:val="num" w:pos="5040"/>
        </w:tabs>
        <w:ind w:left="5040" w:hanging="360"/>
      </w:pPr>
      <w:rPr>
        <w:rFonts w:ascii="Wingdings" w:hAnsi="Wingdings" w:hint="default"/>
      </w:rPr>
    </w:lvl>
    <w:lvl w:ilvl="3" w:tplc="FFFFFFFF" w:tentative="1">
      <w:start w:val="1"/>
      <w:numFmt w:val="bullet"/>
      <w:lvlText w:val=""/>
      <w:lvlJc w:val="left"/>
      <w:pPr>
        <w:tabs>
          <w:tab w:val="num" w:pos="5760"/>
        </w:tabs>
        <w:ind w:left="5760" w:hanging="360"/>
      </w:pPr>
      <w:rPr>
        <w:rFonts w:ascii="Symbol" w:hAnsi="Symbol" w:hint="default"/>
      </w:rPr>
    </w:lvl>
    <w:lvl w:ilvl="4" w:tplc="FFFFFFFF" w:tentative="1">
      <w:start w:val="1"/>
      <w:numFmt w:val="bullet"/>
      <w:lvlText w:val="o"/>
      <w:lvlJc w:val="left"/>
      <w:pPr>
        <w:tabs>
          <w:tab w:val="num" w:pos="6480"/>
        </w:tabs>
        <w:ind w:left="6480" w:hanging="360"/>
      </w:pPr>
      <w:rPr>
        <w:rFonts w:ascii="Courier New" w:hAnsi="Courier New" w:hint="default"/>
      </w:rPr>
    </w:lvl>
    <w:lvl w:ilvl="5" w:tplc="FFFFFFFF" w:tentative="1">
      <w:start w:val="1"/>
      <w:numFmt w:val="bullet"/>
      <w:lvlText w:val=""/>
      <w:lvlJc w:val="left"/>
      <w:pPr>
        <w:tabs>
          <w:tab w:val="num" w:pos="7200"/>
        </w:tabs>
        <w:ind w:left="7200" w:hanging="360"/>
      </w:pPr>
      <w:rPr>
        <w:rFonts w:ascii="Wingdings" w:hAnsi="Wingdings" w:hint="default"/>
      </w:rPr>
    </w:lvl>
    <w:lvl w:ilvl="6" w:tplc="FFFFFFFF" w:tentative="1">
      <w:start w:val="1"/>
      <w:numFmt w:val="bullet"/>
      <w:lvlText w:val=""/>
      <w:lvlJc w:val="left"/>
      <w:pPr>
        <w:tabs>
          <w:tab w:val="num" w:pos="7920"/>
        </w:tabs>
        <w:ind w:left="7920" w:hanging="360"/>
      </w:pPr>
      <w:rPr>
        <w:rFonts w:ascii="Symbol" w:hAnsi="Symbol" w:hint="default"/>
      </w:rPr>
    </w:lvl>
    <w:lvl w:ilvl="7" w:tplc="FFFFFFFF" w:tentative="1">
      <w:start w:val="1"/>
      <w:numFmt w:val="bullet"/>
      <w:lvlText w:val="o"/>
      <w:lvlJc w:val="left"/>
      <w:pPr>
        <w:tabs>
          <w:tab w:val="num" w:pos="8640"/>
        </w:tabs>
        <w:ind w:left="8640" w:hanging="360"/>
      </w:pPr>
      <w:rPr>
        <w:rFonts w:ascii="Courier New" w:hAnsi="Courier New" w:hint="default"/>
      </w:rPr>
    </w:lvl>
    <w:lvl w:ilvl="8" w:tplc="FFFFFFFF" w:tentative="1">
      <w:start w:val="1"/>
      <w:numFmt w:val="bullet"/>
      <w:lvlText w:val=""/>
      <w:lvlJc w:val="left"/>
      <w:pPr>
        <w:tabs>
          <w:tab w:val="num" w:pos="9360"/>
        </w:tabs>
        <w:ind w:left="9360" w:hanging="360"/>
      </w:pPr>
      <w:rPr>
        <w:rFonts w:ascii="Wingdings" w:hAnsi="Wingdings" w:hint="default"/>
      </w:rPr>
    </w:lvl>
  </w:abstractNum>
  <w:abstractNum w:abstractNumId="30" w15:restartNumberingAfterBreak="0">
    <w:nsid w:val="762257E2"/>
    <w:multiLevelType w:val="multilevel"/>
    <w:tmpl w:val="C9AC60A8"/>
    <w:lvl w:ilvl="0">
      <w:start w:val="1"/>
      <w:numFmt w:val="decimal"/>
      <w:pStyle w:val="Style1"/>
      <w:lvlText w:val="%1."/>
      <w:lvlJc w:val="left"/>
      <w:pPr>
        <w:tabs>
          <w:tab w:val="num" w:pos="660"/>
        </w:tabs>
        <w:ind w:left="660" w:hanging="360"/>
      </w:pPr>
      <w:rPr>
        <w:rFonts w:hint="default"/>
        <w:b/>
        <w:i w:val="0"/>
        <w:sz w:val="28"/>
      </w:rPr>
    </w:lvl>
    <w:lvl w:ilvl="1">
      <w:start w:val="1"/>
      <w:numFmt w:val="decimal"/>
      <w:pStyle w:val="Style2"/>
      <w:lvlText w:val="%1.%2."/>
      <w:lvlJc w:val="left"/>
      <w:pPr>
        <w:tabs>
          <w:tab w:val="num" w:pos="648"/>
        </w:tabs>
        <w:ind w:left="288" w:hanging="288"/>
      </w:pPr>
      <w:rPr>
        <w:rFonts w:hint="default"/>
        <w:b w:val="0"/>
        <w:i w:val="0"/>
        <w:sz w:val="24"/>
      </w:rPr>
    </w:lvl>
    <w:lvl w:ilvl="2">
      <w:start w:val="1"/>
      <w:numFmt w:val="decimal"/>
      <w:pStyle w:val="Style4"/>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num w:numId="1">
    <w:abstractNumId w:val="0"/>
  </w:num>
  <w:num w:numId="2">
    <w:abstractNumId w:val="30"/>
  </w:num>
  <w:num w:numId="3">
    <w:abstractNumId w:val="18"/>
  </w:num>
  <w:num w:numId="4">
    <w:abstractNumId w:val="29"/>
  </w:num>
  <w:num w:numId="5">
    <w:abstractNumId w:val="22"/>
  </w:num>
  <w:num w:numId="6">
    <w:abstractNumId w:val="7"/>
  </w:num>
  <w:num w:numId="7">
    <w:abstractNumId w:val="4"/>
  </w:num>
  <w:num w:numId="8">
    <w:abstractNumId w:val="25"/>
  </w:num>
  <w:num w:numId="9">
    <w:abstractNumId w:val="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8"/>
  </w:num>
  <w:num w:numId="13">
    <w:abstractNumId w:val="24"/>
  </w:num>
  <w:num w:numId="14">
    <w:abstractNumId w:val="11"/>
  </w:num>
  <w:num w:numId="15">
    <w:abstractNumId w:val="23"/>
  </w:num>
  <w:num w:numId="16">
    <w:abstractNumId w:val="3"/>
  </w:num>
  <w:num w:numId="17">
    <w:abstractNumId w:val="12"/>
  </w:num>
  <w:num w:numId="18">
    <w:abstractNumId w:val="13"/>
  </w:num>
  <w:num w:numId="19">
    <w:abstractNumId w:val="5"/>
  </w:num>
  <w:num w:numId="20">
    <w:abstractNumId w:val="27"/>
  </w:num>
  <w:num w:numId="21">
    <w:abstractNumId w:val="20"/>
  </w:num>
  <w:num w:numId="22">
    <w:abstractNumId w:val="26"/>
  </w:num>
  <w:num w:numId="23">
    <w:abstractNumId w:val="10"/>
  </w:num>
  <w:num w:numId="24">
    <w:abstractNumId w:val="15"/>
  </w:num>
  <w:num w:numId="25">
    <w:abstractNumId w:val="1"/>
  </w:num>
  <w:num w:numId="26">
    <w:abstractNumId w:val="16"/>
  </w:num>
  <w:num w:numId="27">
    <w:abstractNumId w:val="8"/>
  </w:num>
  <w:num w:numId="28">
    <w:abstractNumId w:val="9"/>
  </w:num>
  <w:num w:numId="29">
    <w:abstractNumId w:val="2"/>
  </w:num>
  <w:num w:numId="30">
    <w:abstractNumId w:val="14"/>
  </w:num>
  <w:num w:numId="31">
    <w:abstractNumId w:val="17"/>
  </w:num>
  <w:num w:numId="32">
    <w:abstractNumId w:val="2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llalta, Christine">
    <w15:presenceInfo w15:providerId="AD" w15:userId="S-1-5-21-1645522239-1123561945-839522115-1137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378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8C9"/>
    <w:rsid w:val="00003A10"/>
    <w:rsid w:val="00006558"/>
    <w:rsid w:val="00014190"/>
    <w:rsid w:val="0002670A"/>
    <w:rsid w:val="00027849"/>
    <w:rsid w:val="000343D9"/>
    <w:rsid w:val="0003603A"/>
    <w:rsid w:val="000368D5"/>
    <w:rsid w:val="00036D9F"/>
    <w:rsid w:val="00040E77"/>
    <w:rsid w:val="000512C5"/>
    <w:rsid w:val="00053C46"/>
    <w:rsid w:val="00055027"/>
    <w:rsid w:val="00057BCE"/>
    <w:rsid w:val="000621C6"/>
    <w:rsid w:val="00075059"/>
    <w:rsid w:val="00076ECE"/>
    <w:rsid w:val="00080969"/>
    <w:rsid w:val="000815CB"/>
    <w:rsid w:val="00081C66"/>
    <w:rsid w:val="000826A7"/>
    <w:rsid w:val="00085239"/>
    <w:rsid w:val="00085FA7"/>
    <w:rsid w:val="00087171"/>
    <w:rsid w:val="0009020B"/>
    <w:rsid w:val="00090219"/>
    <w:rsid w:val="000916BA"/>
    <w:rsid w:val="00091FDE"/>
    <w:rsid w:val="00092359"/>
    <w:rsid w:val="000931FA"/>
    <w:rsid w:val="000A006C"/>
    <w:rsid w:val="000A1CE5"/>
    <w:rsid w:val="000A1FD0"/>
    <w:rsid w:val="000A75EB"/>
    <w:rsid w:val="000A7B47"/>
    <w:rsid w:val="000B07F8"/>
    <w:rsid w:val="000B3B92"/>
    <w:rsid w:val="000B58DD"/>
    <w:rsid w:val="000C049F"/>
    <w:rsid w:val="000C0A8E"/>
    <w:rsid w:val="000C4C2D"/>
    <w:rsid w:val="000D72E6"/>
    <w:rsid w:val="000F03E2"/>
    <w:rsid w:val="000F4473"/>
    <w:rsid w:val="00105587"/>
    <w:rsid w:val="00105B1C"/>
    <w:rsid w:val="00110439"/>
    <w:rsid w:val="00111C41"/>
    <w:rsid w:val="00122354"/>
    <w:rsid w:val="001240EA"/>
    <w:rsid w:val="0013109B"/>
    <w:rsid w:val="00132646"/>
    <w:rsid w:val="001331AF"/>
    <w:rsid w:val="00133430"/>
    <w:rsid w:val="0014051D"/>
    <w:rsid w:val="0014333B"/>
    <w:rsid w:val="00145749"/>
    <w:rsid w:val="00146B24"/>
    <w:rsid w:val="00150C95"/>
    <w:rsid w:val="00153F84"/>
    <w:rsid w:val="00155657"/>
    <w:rsid w:val="00157F5D"/>
    <w:rsid w:val="00157F62"/>
    <w:rsid w:val="00161D4F"/>
    <w:rsid w:val="00165457"/>
    <w:rsid w:val="00167C97"/>
    <w:rsid w:val="0017023C"/>
    <w:rsid w:val="00171096"/>
    <w:rsid w:val="001710BD"/>
    <w:rsid w:val="00182817"/>
    <w:rsid w:val="00190749"/>
    <w:rsid w:val="00195C53"/>
    <w:rsid w:val="00196758"/>
    <w:rsid w:val="001A103F"/>
    <w:rsid w:val="001A104D"/>
    <w:rsid w:val="001A33C1"/>
    <w:rsid w:val="001A56BD"/>
    <w:rsid w:val="001C0E6D"/>
    <w:rsid w:val="001C1970"/>
    <w:rsid w:val="001C1A1A"/>
    <w:rsid w:val="001C2B48"/>
    <w:rsid w:val="001C49B3"/>
    <w:rsid w:val="001D589B"/>
    <w:rsid w:val="001D6358"/>
    <w:rsid w:val="001E2891"/>
    <w:rsid w:val="001F46B2"/>
    <w:rsid w:val="001F5024"/>
    <w:rsid w:val="00200EB7"/>
    <w:rsid w:val="00201422"/>
    <w:rsid w:val="0020340D"/>
    <w:rsid w:val="00220295"/>
    <w:rsid w:val="002277D0"/>
    <w:rsid w:val="002355B1"/>
    <w:rsid w:val="0024313F"/>
    <w:rsid w:val="00245015"/>
    <w:rsid w:val="00246F8F"/>
    <w:rsid w:val="00254FA7"/>
    <w:rsid w:val="00255025"/>
    <w:rsid w:val="00255F3B"/>
    <w:rsid w:val="00260902"/>
    <w:rsid w:val="00262126"/>
    <w:rsid w:val="002674DD"/>
    <w:rsid w:val="00272FAD"/>
    <w:rsid w:val="00275FE1"/>
    <w:rsid w:val="00280956"/>
    <w:rsid w:val="00282698"/>
    <w:rsid w:val="0029096B"/>
    <w:rsid w:val="002919DE"/>
    <w:rsid w:val="00295326"/>
    <w:rsid w:val="0029729B"/>
    <w:rsid w:val="002B189C"/>
    <w:rsid w:val="002B29E0"/>
    <w:rsid w:val="002C61FD"/>
    <w:rsid w:val="002C6822"/>
    <w:rsid w:val="002D4F51"/>
    <w:rsid w:val="002D742A"/>
    <w:rsid w:val="002E0DD7"/>
    <w:rsid w:val="002E34BE"/>
    <w:rsid w:val="002E7334"/>
    <w:rsid w:val="002F6E32"/>
    <w:rsid w:val="00311670"/>
    <w:rsid w:val="003158C7"/>
    <w:rsid w:val="00324E47"/>
    <w:rsid w:val="003254A4"/>
    <w:rsid w:val="00325DE8"/>
    <w:rsid w:val="003321FF"/>
    <w:rsid w:val="003326CA"/>
    <w:rsid w:val="00333D95"/>
    <w:rsid w:val="00335856"/>
    <w:rsid w:val="00342D6E"/>
    <w:rsid w:val="00346138"/>
    <w:rsid w:val="00346A62"/>
    <w:rsid w:val="0035265B"/>
    <w:rsid w:val="00352F19"/>
    <w:rsid w:val="00357B0A"/>
    <w:rsid w:val="003665DF"/>
    <w:rsid w:val="003744F0"/>
    <w:rsid w:val="003763EE"/>
    <w:rsid w:val="00381EE6"/>
    <w:rsid w:val="003864C9"/>
    <w:rsid w:val="00387B65"/>
    <w:rsid w:val="00390336"/>
    <w:rsid w:val="003906DF"/>
    <w:rsid w:val="003965BB"/>
    <w:rsid w:val="00397871"/>
    <w:rsid w:val="003A2EDB"/>
    <w:rsid w:val="003B0550"/>
    <w:rsid w:val="003B37BC"/>
    <w:rsid w:val="003B3F54"/>
    <w:rsid w:val="003B5C2A"/>
    <w:rsid w:val="003C1526"/>
    <w:rsid w:val="003C5445"/>
    <w:rsid w:val="003C761F"/>
    <w:rsid w:val="003D15B1"/>
    <w:rsid w:val="003E3C9B"/>
    <w:rsid w:val="003E680F"/>
    <w:rsid w:val="003F02D0"/>
    <w:rsid w:val="003F1464"/>
    <w:rsid w:val="003F45FF"/>
    <w:rsid w:val="00411B47"/>
    <w:rsid w:val="004149E1"/>
    <w:rsid w:val="00415F98"/>
    <w:rsid w:val="00420297"/>
    <w:rsid w:val="00424D1B"/>
    <w:rsid w:val="00430A15"/>
    <w:rsid w:val="00434F11"/>
    <w:rsid w:val="00440029"/>
    <w:rsid w:val="00445359"/>
    <w:rsid w:val="00457C7D"/>
    <w:rsid w:val="00461B71"/>
    <w:rsid w:val="00464EB5"/>
    <w:rsid w:val="00465FA3"/>
    <w:rsid w:val="00466AD5"/>
    <w:rsid w:val="004673C4"/>
    <w:rsid w:val="00475516"/>
    <w:rsid w:val="00482460"/>
    <w:rsid w:val="00484904"/>
    <w:rsid w:val="00490EE9"/>
    <w:rsid w:val="004930CB"/>
    <w:rsid w:val="004A55B3"/>
    <w:rsid w:val="004B0E2E"/>
    <w:rsid w:val="004B13E6"/>
    <w:rsid w:val="004B5175"/>
    <w:rsid w:val="004B5AD6"/>
    <w:rsid w:val="004B6125"/>
    <w:rsid w:val="004C4153"/>
    <w:rsid w:val="004C5179"/>
    <w:rsid w:val="004E6CAA"/>
    <w:rsid w:val="004F19DD"/>
    <w:rsid w:val="004F3582"/>
    <w:rsid w:val="004F5E84"/>
    <w:rsid w:val="004F663E"/>
    <w:rsid w:val="00506F7D"/>
    <w:rsid w:val="00507EC4"/>
    <w:rsid w:val="00511B83"/>
    <w:rsid w:val="00514221"/>
    <w:rsid w:val="00516D58"/>
    <w:rsid w:val="00517658"/>
    <w:rsid w:val="005227E4"/>
    <w:rsid w:val="005271A9"/>
    <w:rsid w:val="00530F47"/>
    <w:rsid w:val="00533B93"/>
    <w:rsid w:val="00535F12"/>
    <w:rsid w:val="0053600B"/>
    <w:rsid w:val="0053759E"/>
    <w:rsid w:val="00537F4F"/>
    <w:rsid w:val="00541F60"/>
    <w:rsid w:val="00546C70"/>
    <w:rsid w:val="00557F81"/>
    <w:rsid w:val="00560101"/>
    <w:rsid w:val="0056028D"/>
    <w:rsid w:val="00561FE7"/>
    <w:rsid w:val="00562C8C"/>
    <w:rsid w:val="0056461F"/>
    <w:rsid w:val="00571743"/>
    <w:rsid w:val="005757C5"/>
    <w:rsid w:val="005771BE"/>
    <w:rsid w:val="00580D39"/>
    <w:rsid w:val="00594BF1"/>
    <w:rsid w:val="005966D9"/>
    <w:rsid w:val="00597601"/>
    <w:rsid w:val="005A6D28"/>
    <w:rsid w:val="005A7B5E"/>
    <w:rsid w:val="005B1D4D"/>
    <w:rsid w:val="005B6BE5"/>
    <w:rsid w:val="005C137A"/>
    <w:rsid w:val="005C200D"/>
    <w:rsid w:val="005C282A"/>
    <w:rsid w:val="005C2BE2"/>
    <w:rsid w:val="005D0BBB"/>
    <w:rsid w:val="005E4197"/>
    <w:rsid w:val="005E58C0"/>
    <w:rsid w:val="005F5689"/>
    <w:rsid w:val="005F591F"/>
    <w:rsid w:val="00600851"/>
    <w:rsid w:val="00600A94"/>
    <w:rsid w:val="00601F69"/>
    <w:rsid w:val="00605831"/>
    <w:rsid w:val="006060E5"/>
    <w:rsid w:val="006077ED"/>
    <w:rsid w:val="00612D48"/>
    <w:rsid w:val="0061396D"/>
    <w:rsid w:val="0061433A"/>
    <w:rsid w:val="00616EDF"/>
    <w:rsid w:val="00622A07"/>
    <w:rsid w:val="00622A14"/>
    <w:rsid w:val="00623C3B"/>
    <w:rsid w:val="00627530"/>
    <w:rsid w:val="00630490"/>
    <w:rsid w:val="00630632"/>
    <w:rsid w:val="006334E7"/>
    <w:rsid w:val="00636718"/>
    <w:rsid w:val="00636E87"/>
    <w:rsid w:val="00640D46"/>
    <w:rsid w:val="00642F5A"/>
    <w:rsid w:val="00644BAC"/>
    <w:rsid w:val="00644C7D"/>
    <w:rsid w:val="006465C0"/>
    <w:rsid w:val="00654CE0"/>
    <w:rsid w:val="00656186"/>
    <w:rsid w:val="00656EC4"/>
    <w:rsid w:val="0065745B"/>
    <w:rsid w:val="006636F9"/>
    <w:rsid w:val="00663A35"/>
    <w:rsid w:val="006646F0"/>
    <w:rsid w:val="0066487E"/>
    <w:rsid w:val="00666483"/>
    <w:rsid w:val="00666B69"/>
    <w:rsid w:val="00671FA8"/>
    <w:rsid w:val="00672E7B"/>
    <w:rsid w:val="00673936"/>
    <w:rsid w:val="0067622A"/>
    <w:rsid w:val="0068220D"/>
    <w:rsid w:val="00686D34"/>
    <w:rsid w:val="00687B84"/>
    <w:rsid w:val="00690BF6"/>
    <w:rsid w:val="00694851"/>
    <w:rsid w:val="00697A5E"/>
    <w:rsid w:val="006A23B7"/>
    <w:rsid w:val="006A29FA"/>
    <w:rsid w:val="006B4755"/>
    <w:rsid w:val="006B64D3"/>
    <w:rsid w:val="006C1EC4"/>
    <w:rsid w:val="006C4F01"/>
    <w:rsid w:val="006C7245"/>
    <w:rsid w:val="006D5569"/>
    <w:rsid w:val="006D695E"/>
    <w:rsid w:val="006E0D53"/>
    <w:rsid w:val="006E763A"/>
    <w:rsid w:val="006F00BC"/>
    <w:rsid w:val="006F42B6"/>
    <w:rsid w:val="0070181D"/>
    <w:rsid w:val="00705336"/>
    <w:rsid w:val="00710315"/>
    <w:rsid w:val="00713910"/>
    <w:rsid w:val="0071564F"/>
    <w:rsid w:val="00715E61"/>
    <w:rsid w:val="0071615B"/>
    <w:rsid w:val="00720ED8"/>
    <w:rsid w:val="00722365"/>
    <w:rsid w:val="007232A3"/>
    <w:rsid w:val="00723885"/>
    <w:rsid w:val="00726DFE"/>
    <w:rsid w:val="00727248"/>
    <w:rsid w:val="0073046F"/>
    <w:rsid w:val="00733AC8"/>
    <w:rsid w:val="00736238"/>
    <w:rsid w:val="0073760D"/>
    <w:rsid w:val="0074735F"/>
    <w:rsid w:val="00747B42"/>
    <w:rsid w:val="00747FD0"/>
    <w:rsid w:val="007504DB"/>
    <w:rsid w:val="00753E8C"/>
    <w:rsid w:val="0075494C"/>
    <w:rsid w:val="00767DB5"/>
    <w:rsid w:val="0077175F"/>
    <w:rsid w:val="00771B40"/>
    <w:rsid w:val="00772DCE"/>
    <w:rsid w:val="00775326"/>
    <w:rsid w:val="00776FA7"/>
    <w:rsid w:val="007813EE"/>
    <w:rsid w:val="00781BAB"/>
    <w:rsid w:val="007863F1"/>
    <w:rsid w:val="007905EC"/>
    <w:rsid w:val="0079175B"/>
    <w:rsid w:val="0079394B"/>
    <w:rsid w:val="007961C7"/>
    <w:rsid w:val="007A29DA"/>
    <w:rsid w:val="007A6494"/>
    <w:rsid w:val="007B5546"/>
    <w:rsid w:val="007B68F0"/>
    <w:rsid w:val="007B7EE8"/>
    <w:rsid w:val="007C1257"/>
    <w:rsid w:val="007C7729"/>
    <w:rsid w:val="007D06BE"/>
    <w:rsid w:val="00800D82"/>
    <w:rsid w:val="008041CB"/>
    <w:rsid w:val="0080573A"/>
    <w:rsid w:val="00810C46"/>
    <w:rsid w:val="0081130D"/>
    <w:rsid w:val="00812191"/>
    <w:rsid w:val="00817E94"/>
    <w:rsid w:val="00827962"/>
    <w:rsid w:val="00827E73"/>
    <w:rsid w:val="008324B3"/>
    <w:rsid w:val="0083372A"/>
    <w:rsid w:val="00836E6C"/>
    <w:rsid w:val="00841BD6"/>
    <w:rsid w:val="00843AC5"/>
    <w:rsid w:val="00844427"/>
    <w:rsid w:val="008456A3"/>
    <w:rsid w:val="00850658"/>
    <w:rsid w:val="00851B4A"/>
    <w:rsid w:val="00853C44"/>
    <w:rsid w:val="00854F03"/>
    <w:rsid w:val="00861486"/>
    <w:rsid w:val="008629B4"/>
    <w:rsid w:val="0086549D"/>
    <w:rsid w:val="0088315F"/>
    <w:rsid w:val="00884F76"/>
    <w:rsid w:val="00890589"/>
    <w:rsid w:val="00897898"/>
    <w:rsid w:val="008A07F4"/>
    <w:rsid w:val="008B4FB6"/>
    <w:rsid w:val="008B675A"/>
    <w:rsid w:val="008C0123"/>
    <w:rsid w:val="008C2CB7"/>
    <w:rsid w:val="008C3B2D"/>
    <w:rsid w:val="008C5E36"/>
    <w:rsid w:val="008C6643"/>
    <w:rsid w:val="008D3CE9"/>
    <w:rsid w:val="008E5CC1"/>
    <w:rsid w:val="008E6EDE"/>
    <w:rsid w:val="008F13D4"/>
    <w:rsid w:val="008F2DD7"/>
    <w:rsid w:val="008F405B"/>
    <w:rsid w:val="00901E61"/>
    <w:rsid w:val="00910C9A"/>
    <w:rsid w:val="0091188C"/>
    <w:rsid w:val="00911AFD"/>
    <w:rsid w:val="00921208"/>
    <w:rsid w:val="00921E76"/>
    <w:rsid w:val="00923B5C"/>
    <w:rsid w:val="00925235"/>
    <w:rsid w:val="00925EFE"/>
    <w:rsid w:val="009301DD"/>
    <w:rsid w:val="00933596"/>
    <w:rsid w:val="0093666B"/>
    <w:rsid w:val="00937C41"/>
    <w:rsid w:val="00941490"/>
    <w:rsid w:val="00943554"/>
    <w:rsid w:val="00947F33"/>
    <w:rsid w:val="00956C10"/>
    <w:rsid w:val="00962B3F"/>
    <w:rsid w:val="009651B2"/>
    <w:rsid w:val="009661E1"/>
    <w:rsid w:val="00967A89"/>
    <w:rsid w:val="009702BC"/>
    <w:rsid w:val="00972D00"/>
    <w:rsid w:val="00973240"/>
    <w:rsid w:val="00975534"/>
    <w:rsid w:val="009870CC"/>
    <w:rsid w:val="00990293"/>
    <w:rsid w:val="0099175D"/>
    <w:rsid w:val="00996EE0"/>
    <w:rsid w:val="009A5AC9"/>
    <w:rsid w:val="009B0517"/>
    <w:rsid w:val="009B6012"/>
    <w:rsid w:val="009B671D"/>
    <w:rsid w:val="009D0887"/>
    <w:rsid w:val="009E0C35"/>
    <w:rsid w:val="009E34CC"/>
    <w:rsid w:val="009E5CDA"/>
    <w:rsid w:val="009F1A31"/>
    <w:rsid w:val="009F7790"/>
    <w:rsid w:val="00A0668C"/>
    <w:rsid w:val="00A1527F"/>
    <w:rsid w:val="00A17DBF"/>
    <w:rsid w:val="00A20742"/>
    <w:rsid w:val="00A2398E"/>
    <w:rsid w:val="00A279D9"/>
    <w:rsid w:val="00A34348"/>
    <w:rsid w:val="00A37485"/>
    <w:rsid w:val="00A4174C"/>
    <w:rsid w:val="00A428C9"/>
    <w:rsid w:val="00A467BC"/>
    <w:rsid w:val="00A47BDF"/>
    <w:rsid w:val="00A55A1E"/>
    <w:rsid w:val="00A55ED5"/>
    <w:rsid w:val="00A57685"/>
    <w:rsid w:val="00A57DE8"/>
    <w:rsid w:val="00A60410"/>
    <w:rsid w:val="00A7019B"/>
    <w:rsid w:val="00A73376"/>
    <w:rsid w:val="00A8000D"/>
    <w:rsid w:val="00A80E3F"/>
    <w:rsid w:val="00A80FB3"/>
    <w:rsid w:val="00A81E87"/>
    <w:rsid w:val="00A87B69"/>
    <w:rsid w:val="00A9293B"/>
    <w:rsid w:val="00A93530"/>
    <w:rsid w:val="00AA3D1D"/>
    <w:rsid w:val="00AA44F8"/>
    <w:rsid w:val="00AA4DBB"/>
    <w:rsid w:val="00AB3DEE"/>
    <w:rsid w:val="00AB4336"/>
    <w:rsid w:val="00AC404D"/>
    <w:rsid w:val="00AC40D1"/>
    <w:rsid w:val="00AC457F"/>
    <w:rsid w:val="00AC5577"/>
    <w:rsid w:val="00AD200E"/>
    <w:rsid w:val="00AD3F8B"/>
    <w:rsid w:val="00AD4509"/>
    <w:rsid w:val="00AD4DD1"/>
    <w:rsid w:val="00AD6616"/>
    <w:rsid w:val="00AE37EB"/>
    <w:rsid w:val="00AE4E40"/>
    <w:rsid w:val="00AE5D80"/>
    <w:rsid w:val="00AF0371"/>
    <w:rsid w:val="00AF1017"/>
    <w:rsid w:val="00AF49B8"/>
    <w:rsid w:val="00B04544"/>
    <w:rsid w:val="00B06142"/>
    <w:rsid w:val="00B11C86"/>
    <w:rsid w:val="00B11FD4"/>
    <w:rsid w:val="00B12488"/>
    <w:rsid w:val="00B161F0"/>
    <w:rsid w:val="00B166A4"/>
    <w:rsid w:val="00B16BA2"/>
    <w:rsid w:val="00B17293"/>
    <w:rsid w:val="00B21A66"/>
    <w:rsid w:val="00B23EB6"/>
    <w:rsid w:val="00B24FBB"/>
    <w:rsid w:val="00B26670"/>
    <w:rsid w:val="00B31061"/>
    <w:rsid w:val="00B34357"/>
    <w:rsid w:val="00B34C15"/>
    <w:rsid w:val="00B35B44"/>
    <w:rsid w:val="00B44595"/>
    <w:rsid w:val="00B50838"/>
    <w:rsid w:val="00B52660"/>
    <w:rsid w:val="00B52C61"/>
    <w:rsid w:val="00B538B9"/>
    <w:rsid w:val="00B57802"/>
    <w:rsid w:val="00B630EF"/>
    <w:rsid w:val="00B64D42"/>
    <w:rsid w:val="00B658E9"/>
    <w:rsid w:val="00B66814"/>
    <w:rsid w:val="00B70554"/>
    <w:rsid w:val="00B713B6"/>
    <w:rsid w:val="00B7598A"/>
    <w:rsid w:val="00B776BC"/>
    <w:rsid w:val="00B82BCF"/>
    <w:rsid w:val="00B902DD"/>
    <w:rsid w:val="00B933A0"/>
    <w:rsid w:val="00BA3E91"/>
    <w:rsid w:val="00BB02B8"/>
    <w:rsid w:val="00BB0B31"/>
    <w:rsid w:val="00BB155F"/>
    <w:rsid w:val="00BB3F18"/>
    <w:rsid w:val="00BB6169"/>
    <w:rsid w:val="00BB62D9"/>
    <w:rsid w:val="00BC1239"/>
    <w:rsid w:val="00BC5AA4"/>
    <w:rsid w:val="00BD1A44"/>
    <w:rsid w:val="00BD4C07"/>
    <w:rsid w:val="00BD4D3B"/>
    <w:rsid w:val="00BD61F4"/>
    <w:rsid w:val="00BD6D6D"/>
    <w:rsid w:val="00BE3046"/>
    <w:rsid w:val="00BE75CD"/>
    <w:rsid w:val="00BF4628"/>
    <w:rsid w:val="00C05184"/>
    <w:rsid w:val="00C1074B"/>
    <w:rsid w:val="00C1185D"/>
    <w:rsid w:val="00C129A4"/>
    <w:rsid w:val="00C135D7"/>
    <w:rsid w:val="00C15B85"/>
    <w:rsid w:val="00C16E48"/>
    <w:rsid w:val="00C17069"/>
    <w:rsid w:val="00C20D52"/>
    <w:rsid w:val="00C370D1"/>
    <w:rsid w:val="00C408E7"/>
    <w:rsid w:val="00C449F2"/>
    <w:rsid w:val="00C564F9"/>
    <w:rsid w:val="00C636A2"/>
    <w:rsid w:val="00C63AE3"/>
    <w:rsid w:val="00C65675"/>
    <w:rsid w:val="00C716F7"/>
    <w:rsid w:val="00C72997"/>
    <w:rsid w:val="00C75E8A"/>
    <w:rsid w:val="00C76580"/>
    <w:rsid w:val="00C76C67"/>
    <w:rsid w:val="00C76D41"/>
    <w:rsid w:val="00C77956"/>
    <w:rsid w:val="00C82D71"/>
    <w:rsid w:val="00CA036E"/>
    <w:rsid w:val="00CA2334"/>
    <w:rsid w:val="00CA276C"/>
    <w:rsid w:val="00CA48CE"/>
    <w:rsid w:val="00CB4DED"/>
    <w:rsid w:val="00CB6D0F"/>
    <w:rsid w:val="00CB7ECB"/>
    <w:rsid w:val="00CC3433"/>
    <w:rsid w:val="00CD2309"/>
    <w:rsid w:val="00CD2E53"/>
    <w:rsid w:val="00CD7AD0"/>
    <w:rsid w:val="00CE359A"/>
    <w:rsid w:val="00CE769B"/>
    <w:rsid w:val="00CF0387"/>
    <w:rsid w:val="00CF701A"/>
    <w:rsid w:val="00D005C2"/>
    <w:rsid w:val="00D05B25"/>
    <w:rsid w:val="00D077DE"/>
    <w:rsid w:val="00D123D8"/>
    <w:rsid w:val="00D1443F"/>
    <w:rsid w:val="00D1486B"/>
    <w:rsid w:val="00D24550"/>
    <w:rsid w:val="00D26D1B"/>
    <w:rsid w:val="00D311EE"/>
    <w:rsid w:val="00D3131A"/>
    <w:rsid w:val="00D31564"/>
    <w:rsid w:val="00D345A2"/>
    <w:rsid w:val="00D4100B"/>
    <w:rsid w:val="00D428A2"/>
    <w:rsid w:val="00D431DB"/>
    <w:rsid w:val="00D4409E"/>
    <w:rsid w:val="00D46125"/>
    <w:rsid w:val="00D46BA6"/>
    <w:rsid w:val="00D51FA5"/>
    <w:rsid w:val="00D53610"/>
    <w:rsid w:val="00D57138"/>
    <w:rsid w:val="00D610FD"/>
    <w:rsid w:val="00D62028"/>
    <w:rsid w:val="00D65635"/>
    <w:rsid w:val="00D656AC"/>
    <w:rsid w:val="00D657CC"/>
    <w:rsid w:val="00D67425"/>
    <w:rsid w:val="00D67452"/>
    <w:rsid w:val="00D74A8A"/>
    <w:rsid w:val="00D850EF"/>
    <w:rsid w:val="00D86F78"/>
    <w:rsid w:val="00D93EB0"/>
    <w:rsid w:val="00D95884"/>
    <w:rsid w:val="00D9646F"/>
    <w:rsid w:val="00D96941"/>
    <w:rsid w:val="00DA64EB"/>
    <w:rsid w:val="00DB2388"/>
    <w:rsid w:val="00DC3117"/>
    <w:rsid w:val="00DC3635"/>
    <w:rsid w:val="00DC64B2"/>
    <w:rsid w:val="00DD00FA"/>
    <w:rsid w:val="00DD1C35"/>
    <w:rsid w:val="00DD1DE7"/>
    <w:rsid w:val="00DD3CF9"/>
    <w:rsid w:val="00DD5E31"/>
    <w:rsid w:val="00DE4812"/>
    <w:rsid w:val="00DE7CB8"/>
    <w:rsid w:val="00DF039B"/>
    <w:rsid w:val="00DF2D04"/>
    <w:rsid w:val="00DF372D"/>
    <w:rsid w:val="00DF37D1"/>
    <w:rsid w:val="00DF6AD8"/>
    <w:rsid w:val="00E00D12"/>
    <w:rsid w:val="00E03AA9"/>
    <w:rsid w:val="00E05A25"/>
    <w:rsid w:val="00E05FC4"/>
    <w:rsid w:val="00E10159"/>
    <w:rsid w:val="00E179D0"/>
    <w:rsid w:val="00E21FD9"/>
    <w:rsid w:val="00E25A1B"/>
    <w:rsid w:val="00E31C10"/>
    <w:rsid w:val="00E371DF"/>
    <w:rsid w:val="00E429DF"/>
    <w:rsid w:val="00E47789"/>
    <w:rsid w:val="00E527BC"/>
    <w:rsid w:val="00E52BB8"/>
    <w:rsid w:val="00E547D7"/>
    <w:rsid w:val="00E5790E"/>
    <w:rsid w:val="00E60677"/>
    <w:rsid w:val="00E60A16"/>
    <w:rsid w:val="00E613D8"/>
    <w:rsid w:val="00E638A9"/>
    <w:rsid w:val="00E77785"/>
    <w:rsid w:val="00E80BFC"/>
    <w:rsid w:val="00E82186"/>
    <w:rsid w:val="00E91D36"/>
    <w:rsid w:val="00E94A4E"/>
    <w:rsid w:val="00E979FE"/>
    <w:rsid w:val="00EA5A88"/>
    <w:rsid w:val="00EA7A63"/>
    <w:rsid w:val="00EC3A08"/>
    <w:rsid w:val="00EC4207"/>
    <w:rsid w:val="00EC605D"/>
    <w:rsid w:val="00EE20B8"/>
    <w:rsid w:val="00EE2F80"/>
    <w:rsid w:val="00EE64D2"/>
    <w:rsid w:val="00EE7573"/>
    <w:rsid w:val="00EF0A3D"/>
    <w:rsid w:val="00EF29A4"/>
    <w:rsid w:val="00EF39C3"/>
    <w:rsid w:val="00EF667E"/>
    <w:rsid w:val="00EF7378"/>
    <w:rsid w:val="00F01E8A"/>
    <w:rsid w:val="00F03D75"/>
    <w:rsid w:val="00F0469B"/>
    <w:rsid w:val="00F076D2"/>
    <w:rsid w:val="00F147E6"/>
    <w:rsid w:val="00F15890"/>
    <w:rsid w:val="00F178C2"/>
    <w:rsid w:val="00F2025F"/>
    <w:rsid w:val="00F20A3B"/>
    <w:rsid w:val="00F25337"/>
    <w:rsid w:val="00F27AC6"/>
    <w:rsid w:val="00F31845"/>
    <w:rsid w:val="00F32C00"/>
    <w:rsid w:val="00F4482E"/>
    <w:rsid w:val="00F47CF1"/>
    <w:rsid w:val="00F54F00"/>
    <w:rsid w:val="00F575D0"/>
    <w:rsid w:val="00F600CD"/>
    <w:rsid w:val="00F615EB"/>
    <w:rsid w:val="00F664C3"/>
    <w:rsid w:val="00F71E1D"/>
    <w:rsid w:val="00F74B0A"/>
    <w:rsid w:val="00F766F8"/>
    <w:rsid w:val="00F80DEB"/>
    <w:rsid w:val="00F8190A"/>
    <w:rsid w:val="00F847E6"/>
    <w:rsid w:val="00F84920"/>
    <w:rsid w:val="00F861A8"/>
    <w:rsid w:val="00F90113"/>
    <w:rsid w:val="00F901AB"/>
    <w:rsid w:val="00F930F9"/>
    <w:rsid w:val="00FA1168"/>
    <w:rsid w:val="00FA1B3C"/>
    <w:rsid w:val="00FA5CE2"/>
    <w:rsid w:val="00FA6DF0"/>
    <w:rsid w:val="00FB4AE8"/>
    <w:rsid w:val="00FD08C9"/>
    <w:rsid w:val="00FD3165"/>
    <w:rsid w:val="00FD7977"/>
    <w:rsid w:val="00FE336D"/>
    <w:rsid w:val="00FE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o:shapelayout v:ext="edit">
      <o:idmap v:ext="edit" data="1"/>
    </o:shapelayout>
  </w:shapeDefaults>
  <w:decimalSymbol w:val="."/>
  <w:listSeparator w:val=","/>
  <w14:docId w14:val="74842659"/>
  <w15:chartTrackingRefBased/>
  <w15:docId w15:val="{C1340B92-B4A2-4350-8B1E-43588E2B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FD08C9"/>
    <w:rPr>
      <w:rFonts w:ascii="Arial" w:eastAsia="Times New Roman" w:hAnsi="Arial"/>
      <w:szCs w:val="24"/>
    </w:rPr>
  </w:style>
  <w:style w:type="paragraph" w:styleId="Heading1">
    <w:name w:val="heading 1"/>
    <w:basedOn w:val="Normal"/>
    <w:next w:val="Normal"/>
    <w:qFormat/>
    <w:rsid w:val="00FD08C9"/>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locked/>
    <w:rsid w:val="00FD08C9"/>
    <w:pPr>
      <w:keepNext/>
      <w:spacing w:before="240" w:after="60"/>
      <w:outlineLvl w:val="1"/>
    </w:pPr>
    <w:rPr>
      <w:rFonts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3430"/>
    <w:pPr>
      <w:tabs>
        <w:tab w:val="center" w:pos="4320"/>
        <w:tab w:val="right" w:pos="8640"/>
      </w:tabs>
    </w:pPr>
    <w:rPr>
      <w:b/>
      <w:sz w:val="24"/>
    </w:rPr>
  </w:style>
  <w:style w:type="paragraph" w:styleId="Footer">
    <w:name w:val="footer"/>
    <w:basedOn w:val="Normal"/>
    <w:rsid w:val="00FD08C9"/>
    <w:pPr>
      <w:tabs>
        <w:tab w:val="center" w:pos="4320"/>
        <w:tab w:val="right" w:pos="8640"/>
      </w:tabs>
    </w:pPr>
  </w:style>
  <w:style w:type="paragraph" w:styleId="Subtitle">
    <w:name w:val="Subtitle"/>
    <w:basedOn w:val="Normal"/>
    <w:next w:val="Normal"/>
    <w:qFormat/>
    <w:rsid w:val="00FD08C9"/>
    <w:pPr>
      <w:spacing w:before="120" w:after="240"/>
      <w:jc w:val="center"/>
    </w:pPr>
    <w:rPr>
      <w:b/>
      <w:caps/>
      <w:sz w:val="28"/>
      <w:szCs w:val="20"/>
      <w:lang w:val="en-GB" w:eastAsia="en-GB"/>
    </w:rPr>
  </w:style>
  <w:style w:type="paragraph" w:customStyle="1" w:styleId="NoStyle">
    <w:name w:val="No Style"/>
    <w:basedOn w:val="Normal"/>
    <w:link w:val="NoStyleChar"/>
    <w:rsid w:val="00FD08C9"/>
    <w:pPr>
      <w:spacing w:before="120"/>
      <w:jc w:val="both"/>
    </w:pPr>
    <w:rPr>
      <w:szCs w:val="20"/>
      <w:lang w:val="en-GB" w:eastAsia="en-GB"/>
    </w:rPr>
  </w:style>
  <w:style w:type="paragraph" w:styleId="BodyTextIndent">
    <w:name w:val="Body Text Indent"/>
    <w:basedOn w:val="Normal"/>
    <w:rsid w:val="00FD08C9"/>
    <w:pPr>
      <w:ind w:left="3960" w:hanging="1800"/>
    </w:pPr>
    <w:rPr>
      <w:rFonts w:cs="Arial"/>
      <w:sz w:val="22"/>
      <w:lang w:val="fr-FR"/>
    </w:rPr>
  </w:style>
  <w:style w:type="paragraph" w:styleId="TOC1">
    <w:name w:val="toc 1"/>
    <w:basedOn w:val="Normal"/>
    <w:next w:val="Normal"/>
    <w:uiPriority w:val="39"/>
    <w:rsid w:val="00FD08C9"/>
    <w:pPr>
      <w:tabs>
        <w:tab w:val="left" w:pos="480"/>
        <w:tab w:val="right" w:leader="dot" w:pos="9350"/>
      </w:tabs>
      <w:spacing w:before="240"/>
    </w:pPr>
    <w:rPr>
      <w:b/>
      <w:lang w:val="en-GB"/>
    </w:rPr>
  </w:style>
  <w:style w:type="paragraph" w:styleId="TOC2">
    <w:name w:val="toc 2"/>
    <w:basedOn w:val="Normal"/>
    <w:next w:val="Normal"/>
    <w:autoRedefine/>
    <w:uiPriority w:val="39"/>
    <w:rsid w:val="00AF0371"/>
    <w:pPr>
      <w:tabs>
        <w:tab w:val="left" w:pos="960"/>
        <w:tab w:val="right" w:leader="dot" w:pos="9360"/>
      </w:tabs>
      <w:ind w:left="240"/>
    </w:pPr>
    <w:rPr>
      <w:lang w:val="en-GB"/>
    </w:rPr>
  </w:style>
  <w:style w:type="paragraph" w:customStyle="1" w:styleId="Style1">
    <w:name w:val="Style1"/>
    <w:basedOn w:val="Heading1"/>
    <w:next w:val="NormalIndent"/>
    <w:rsid w:val="00FD08C9"/>
    <w:pPr>
      <w:numPr>
        <w:numId w:val="2"/>
      </w:numPr>
      <w:spacing w:before="120" w:after="0"/>
    </w:pPr>
    <w:rPr>
      <w:noProof/>
      <w:sz w:val="28"/>
    </w:rPr>
  </w:style>
  <w:style w:type="paragraph" w:customStyle="1" w:styleId="Style2">
    <w:name w:val="Style2"/>
    <w:basedOn w:val="Heading2"/>
    <w:next w:val="Style3"/>
    <w:rsid w:val="00F01E8A"/>
    <w:pPr>
      <w:numPr>
        <w:ilvl w:val="1"/>
        <w:numId w:val="2"/>
      </w:numPr>
    </w:pPr>
    <w:rPr>
      <w:noProof/>
      <w:sz w:val="24"/>
    </w:rPr>
  </w:style>
  <w:style w:type="paragraph" w:customStyle="1" w:styleId="Style3">
    <w:name w:val="Style3"/>
    <w:basedOn w:val="NormalIndent"/>
    <w:rsid w:val="00FD08C9"/>
    <w:pPr>
      <w:adjustRightInd w:val="0"/>
      <w:ind w:left="900"/>
    </w:pPr>
  </w:style>
  <w:style w:type="paragraph" w:styleId="NormalIndent">
    <w:name w:val="Normal Indent"/>
    <w:basedOn w:val="Normal"/>
    <w:rsid w:val="00FD08C9"/>
    <w:pPr>
      <w:jc w:val="both"/>
    </w:pPr>
    <w:rPr>
      <w:sz w:val="24"/>
    </w:rPr>
  </w:style>
  <w:style w:type="paragraph" w:customStyle="1" w:styleId="Style4">
    <w:name w:val="Style4"/>
    <w:basedOn w:val="Style3"/>
    <w:rsid w:val="00FD08C9"/>
    <w:pPr>
      <w:numPr>
        <w:ilvl w:val="2"/>
        <w:numId w:val="2"/>
      </w:numPr>
    </w:pPr>
  </w:style>
  <w:style w:type="paragraph" w:customStyle="1" w:styleId="StyleSubtitleLeft">
    <w:name w:val="Style Subtitle + Left"/>
    <w:basedOn w:val="Subtitle"/>
    <w:rsid w:val="00FD08C9"/>
    <w:pPr>
      <w:jc w:val="left"/>
    </w:pPr>
    <w:rPr>
      <w:bCs/>
    </w:rPr>
  </w:style>
  <w:style w:type="character" w:customStyle="1" w:styleId="NoStyleChar">
    <w:name w:val="No Style Char"/>
    <w:link w:val="NoStyle"/>
    <w:rsid w:val="00FD08C9"/>
    <w:rPr>
      <w:rFonts w:ascii="Arial" w:hAnsi="Arial"/>
      <w:lang w:val="en-GB" w:eastAsia="en-GB" w:bidi="ar-SA"/>
    </w:rPr>
  </w:style>
  <w:style w:type="paragraph" w:customStyle="1" w:styleId="Header10ptnotBold">
    <w:name w:val="Header 10pt not Bold"/>
    <w:basedOn w:val="Header"/>
    <w:rsid w:val="00133430"/>
    <w:pPr>
      <w:jc w:val="center"/>
    </w:pPr>
    <w:rPr>
      <w:b w:val="0"/>
      <w:noProof/>
      <w:sz w:val="20"/>
    </w:rPr>
  </w:style>
  <w:style w:type="numbering" w:customStyle="1" w:styleId="Style5">
    <w:name w:val="Style5"/>
    <w:rsid w:val="005C137A"/>
    <w:pPr>
      <w:numPr>
        <w:numId w:val="3"/>
      </w:numPr>
    </w:pPr>
  </w:style>
  <w:style w:type="character" w:styleId="Hyperlink">
    <w:name w:val="Hyperlink"/>
    <w:uiPriority w:val="99"/>
    <w:rsid w:val="00AF0371"/>
    <w:rPr>
      <w:color w:val="0000FF"/>
      <w:u w:val="single"/>
    </w:rPr>
  </w:style>
  <w:style w:type="paragraph" w:customStyle="1" w:styleId="bullet">
    <w:name w:val="bullet"/>
    <w:basedOn w:val="Normal"/>
    <w:rsid w:val="007905EC"/>
    <w:pPr>
      <w:widowControl w:val="0"/>
      <w:numPr>
        <w:numId w:val="4"/>
      </w:numPr>
      <w:tabs>
        <w:tab w:val="clear" w:pos="3600"/>
      </w:tabs>
      <w:adjustRightInd w:val="0"/>
      <w:spacing w:before="160" w:line="360" w:lineRule="atLeast"/>
      <w:ind w:left="360"/>
      <w:jc w:val="both"/>
      <w:textAlignment w:val="baseline"/>
    </w:pPr>
    <w:rPr>
      <w:rFonts w:ascii="Helvetica" w:hAnsi="Helvetica"/>
      <w:sz w:val="28"/>
      <w:szCs w:val="20"/>
      <w:lang w:val="en-GB"/>
    </w:rPr>
  </w:style>
  <w:style w:type="paragraph" w:customStyle="1" w:styleId="HeadingA">
    <w:name w:val="Heading A"/>
    <w:basedOn w:val="Heading1"/>
    <w:rsid w:val="00167C97"/>
    <w:pPr>
      <w:keepLines/>
      <w:pageBreakBefore/>
      <w:pBdr>
        <w:top w:val="single" w:sz="18" w:space="1" w:color="auto"/>
      </w:pBdr>
      <w:overflowPunct w:val="0"/>
      <w:autoSpaceDE w:val="0"/>
      <w:autoSpaceDN w:val="0"/>
      <w:adjustRightInd w:val="0"/>
      <w:spacing w:before="142" w:after="113"/>
      <w:ind w:left="652" w:hanging="652"/>
      <w:textAlignment w:val="baseline"/>
      <w:outlineLvl w:val="9"/>
    </w:pPr>
    <w:rPr>
      <w:rFonts w:cs="Times New Roman"/>
      <w:bCs w:val="0"/>
      <w:kern w:val="28"/>
      <w:sz w:val="36"/>
      <w:szCs w:val="20"/>
    </w:rPr>
  </w:style>
  <w:style w:type="table" w:styleId="TableGrid">
    <w:name w:val="Table Grid"/>
    <w:basedOn w:val="TableNormal"/>
    <w:rsid w:val="00AD3F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E82186"/>
    <w:pPr>
      <w:spacing w:after="120"/>
    </w:pPr>
  </w:style>
  <w:style w:type="character" w:customStyle="1" w:styleId="BodyTextChar">
    <w:name w:val="Body Text Char"/>
    <w:link w:val="BodyText"/>
    <w:rsid w:val="00E82186"/>
    <w:rPr>
      <w:rFonts w:ascii="Arial" w:eastAsia="Times New Roman" w:hAnsi="Arial"/>
      <w:szCs w:val="24"/>
    </w:rPr>
  </w:style>
  <w:style w:type="paragraph" w:customStyle="1" w:styleId="HeadingB">
    <w:name w:val="Heading B"/>
    <w:basedOn w:val="Heading2"/>
    <w:rsid w:val="00E82186"/>
    <w:pPr>
      <w:pBdr>
        <w:top w:val="single" w:sz="6" w:space="1" w:color="auto"/>
      </w:pBdr>
      <w:overflowPunct w:val="0"/>
      <w:autoSpaceDE w:val="0"/>
      <w:autoSpaceDN w:val="0"/>
      <w:adjustRightInd w:val="0"/>
      <w:spacing w:before="425" w:after="113"/>
      <w:ind w:left="652" w:hanging="652"/>
      <w:textAlignment w:val="baseline"/>
      <w:outlineLvl w:val="9"/>
    </w:pPr>
    <w:rPr>
      <w:rFonts w:cs="Times New Roman"/>
      <w:bCs w:val="0"/>
      <w:i w:val="0"/>
      <w:iCs w:val="0"/>
      <w:szCs w:val="20"/>
    </w:rPr>
  </w:style>
  <w:style w:type="paragraph" w:styleId="BalloonText">
    <w:name w:val="Balloon Text"/>
    <w:basedOn w:val="Normal"/>
    <w:link w:val="BalloonTextChar"/>
    <w:rsid w:val="00F15890"/>
    <w:rPr>
      <w:rFonts w:ascii="Tahoma" w:hAnsi="Tahoma" w:cs="Tahoma"/>
      <w:sz w:val="16"/>
      <w:szCs w:val="16"/>
    </w:rPr>
  </w:style>
  <w:style w:type="character" w:customStyle="1" w:styleId="BalloonTextChar">
    <w:name w:val="Balloon Text Char"/>
    <w:link w:val="BalloonText"/>
    <w:rsid w:val="00F15890"/>
    <w:rPr>
      <w:rFonts w:ascii="Tahoma" w:eastAsia="Times New Roman" w:hAnsi="Tahoma" w:cs="Tahoma"/>
      <w:sz w:val="16"/>
      <w:szCs w:val="16"/>
    </w:rPr>
  </w:style>
  <w:style w:type="paragraph" w:styleId="ListParagraph">
    <w:name w:val="List Paragraph"/>
    <w:basedOn w:val="Normal"/>
    <w:uiPriority w:val="34"/>
    <w:qFormat/>
    <w:rsid w:val="00941490"/>
    <w:pPr>
      <w:ind w:left="720"/>
    </w:pPr>
    <w:rPr>
      <w:rFonts w:ascii="Times New Roman" w:eastAsia="Calibri" w:hAnsi="Times New Roman"/>
      <w:sz w:val="24"/>
    </w:rPr>
  </w:style>
  <w:style w:type="character" w:customStyle="1" w:styleId="703043949">
    <w:name w:val="703043949"/>
    <w:semiHidden/>
    <w:rsid w:val="00342D6E"/>
    <w:rPr>
      <w:rFonts w:ascii="Arial" w:hAnsi="Arial" w:cs="Arial"/>
      <w:color w:val="000080"/>
      <w:sz w:val="20"/>
      <w:szCs w:val="20"/>
    </w:rPr>
  </w:style>
  <w:style w:type="character" w:styleId="UnresolvedMention">
    <w:name w:val="Unresolved Mention"/>
    <w:basedOn w:val="DefaultParagraphFont"/>
    <w:uiPriority w:val="99"/>
    <w:semiHidden/>
    <w:unhideWhenUsed/>
    <w:rsid w:val="00A6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059304">
      <w:bodyDiv w:val="1"/>
      <w:marLeft w:val="0"/>
      <w:marRight w:val="0"/>
      <w:marTop w:val="0"/>
      <w:marBottom w:val="0"/>
      <w:divBdr>
        <w:top w:val="none" w:sz="0" w:space="0" w:color="auto"/>
        <w:left w:val="none" w:sz="0" w:space="0" w:color="auto"/>
        <w:bottom w:val="none" w:sz="0" w:space="0" w:color="auto"/>
        <w:right w:val="none" w:sz="0" w:space="0" w:color="auto"/>
      </w:divBdr>
    </w:div>
    <w:div w:id="1814325052">
      <w:bodyDiv w:val="1"/>
      <w:marLeft w:val="0"/>
      <w:marRight w:val="0"/>
      <w:marTop w:val="0"/>
      <w:marBottom w:val="0"/>
      <w:divBdr>
        <w:top w:val="none" w:sz="0" w:space="0" w:color="auto"/>
        <w:left w:val="none" w:sz="0" w:space="0" w:color="auto"/>
        <w:bottom w:val="none" w:sz="0" w:space="0" w:color="auto"/>
        <w:right w:val="none" w:sz="0" w:space="0" w:color="auto"/>
      </w:divBdr>
    </w:div>
    <w:div w:id="181556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Word_Document.doc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package" Target="embeddings/Microsoft_Word_Document4.docx"/><Relationship Id="rId50" Type="http://schemas.openxmlformats.org/officeDocument/2006/relationships/image" Target="media/image37.emf"/><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package" Target="embeddings/Microsoft_Word_Document1.docx"/><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emf"/><Relationship Id="rId45" Type="http://schemas.openxmlformats.org/officeDocument/2006/relationships/package" Target="embeddings/Microsoft_Word_Document3.docx"/><Relationship Id="rId53" Type="http://schemas.openxmlformats.org/officeDocument/2006/relationships/package" Target="embeddings/Microsoft_Word_Document7.docx"/><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package" Target="embeddings/Microsoft_Word_Document5.docx"/><Relationship Id="rId57" Type="http://schemas.openxmlformats.org/officeDocument/2006/relationships/hyperlink" Target="mailto:kathy.luckie@mheducation.com" TargetMode="External"/><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emf"/><Relationship Id="rId52" Type="http://schemas.openxmlformats.org/officeDocument/2006/relationships/image" Target="media/image38.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package" Target="embeddings/Microsoft_Word_Document2.docx"/><Relationship Id="rId48" Type="http://schemas.openxmlformats.org/officeDocument/2006/relationships/image" Target="media/image36.emf"/><Relationship Id="rId56" Type="http://schemas.openxmlformats.org/officeDocument/2006/relationships/hyperlink" Target="mailto:Parth.Bhavsar@mheducation.com" TargetMode="External"/><Relationship Id="rId8" Type="http://schemas.openxmlformats.org/officeDocument/2006/relationships/image" Target="media/image1.png"/><Relationship Id="rId51" Type="http://schemas.openxmlformats.org/officeDocument/2006/relationships/package" Target="embeddings/Microsoft_Word_Document6.doc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5.emf"/><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01659-5E5A-4816-9D51-5EF50D15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3696</Words>
  <Characters>20833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SHORT NAME OF THE SOP</vt:lpstr>
    </vt:vector>
  </TitlesOfParts>
  <Company>GENPACT</Company>
  <LinksUpToDate>false</LinksUpToDate>
  <CharactersWithSpaces>24481</CharactersWithSpaces>
  <SharedDoc>false</SharedDoc>
  <HLinks>
    <vt:vector size="114" baseType="variant">
      <vt:variant>
        <vt:i4>2031667</vt:i4>
      </vt:variant>
      <vt:variant>
        <vt:i4>110</vt:i4>
      </vt:variant>
      <vt:variant>
        <vt:i4>0</vt:i4>
      </vt:variant>
      <vt:variant>
        <vt:i4>5</vt:i4>
      </vt:variant>
      <vt:variant>
        <vt:lpwstr/>
      </vt:variant>
      <vt:variant>
        <vt:lpwstr>_Toc507594899</vt:lpwstr>
      </vt:variant>
      <vt:variant>
        <vt:i4>2031667</vt:i4>
      </vt:variant>
      <vt:variant>
        <vt:i4>104</vt:i4>
      </vt:variant>
      <vt:variant>
        <vt:i4>0</vt:i4>
      </vt:variant>
      <vt:variant>
        <vt:i4>5</vt:i4>
      </vt:variant>
      <vt:variant>
        <vt:lpwstr/>
      </vt:variant>
      <vt:variant>
        <vt:lpwstr>_Toc507594898</vt:lpwstr>
      </vt:variant>
      <vt:variant>
        <vt:i4>2031667</vt:i4>
      </vt:variant>
      <vt:variant>
        <vt:i4>98</vt:i4>
      </vt:variant>
      <vt:variant>
        <vt:i4>0</vt:i4>
      </vt:variant>
      <vt:variant>
        <vt:i4>5</vt:i4>
      </vt:variant>
      <vt:variant>
        <vt:lpwstr/>
      </vt:variant>
      <vt:variant>
        <vt:lpwstr>_Toc507594897</vt:lpwstr>
      </vt:variant>
      <vt:variant>
        <vt:i4>2031667</vt:i4>
      </vt:variant>
      <vt:variant>
        <vt:i4>92</vt:i4>
      </vt:variant>
      <vt:variant>
        <vt:i4>0</vt:i4>
      </vt:variant>
      <vt:variant>
        <vt:i4>5</vt:i4>
      </vt:variant>
      <vt:variant>
        <vt:lpwstr/>
      </vt:variant>
      <vt:variant>
        <vt:lpwstr>_Toc507594896</vt:lpwstr>
      </vt:variant>
      <vt:variant>
        <vt:i4>2031667</vt:i4>
      </vt:variant>
      <vt:variant>
        <vt:i4>86</vt:i4>
      </vt:variant>
      <vt:variant>
        <vt:i4>0</vt:i4>
      </vt:variant>
      <vt:variant>
        <vt:i4>5</vt:i4>
      </vt:variant>
      <vt:variant>
        <vt:lpwstr/>
      </vt:variant>
      <vt:variant>
        <vt:lpwstr>_Toc507594895</vt:lpwstr>
      </vt:variant>
      <vt:variant>
        <vt:i4>2031667</vt:i4>
      </vt:variant>
      <vt:variant>
        <vt:i4>80</vt:i4>
      </vt:variant>
      <vt:variant>
        <vt:i4>0</vt:i4>
      </vt:variant>
      <vt:variant>
        <vt:i4>5</vt:i4>
      </vt:variant>
      <vt:variant>
        <vt:lpwstr/>
      </vt:variant>
      <vt:variant>
        <vt:lpwstr>_Toc507594894</vt:lpwstr>
      </vt:variant>
      <vt:variant>
        <vt:i4>2031667</vt:i4>
      </vt:variant>
      <vt:variant>
        <vt:i4>74</vt:i4>
      </vt:variant>
      <vt:variant>
        <vt:i4>0</vt:i4>
      </vt:variant>
      <vt:variant>
        <vt:i4>5</vt:i4>
      </vt:variant>
      <vt:variant>
        <vt:lpwstr/>
      </vt:variant>
      <vt:variant>
        <vt:lpwstr>_Toc507594893</vt:lpwstr>
      </vt:variant>
      <vt:variant>
        <vt:i4>2031667</vt:i4>
      </vt:variant>
      <vt:variant>
        <vt:i4>68</vt:i4>
      </vt:variant>
      <vt:variant>
        <vt:i4>0</vt:i4>
      </vt:variant>
      <vt:variant>
        <vt:i4>5</vt:i4>
      </vt:variant>
      <vt:variant>
        <vt:lpwstr/>
      </vt:variant>
      <vt:variant>
        <vt:lpwstr>_Toc507594892</vt:lpwstr>
      </vt:variant>
      <vt:variant>
        <vt:i4>2031667</vt:i4>
      </vt:variant>
      <vt:variant>
        <vt:i4>62</vt:i4>
      </vt:variant>
      <vt:variant>
        <vt:i4>0</vt:i4>
      </vt:variant>
      <vt:variant>
        <vt:i4>5</vt:i4>
      </vt:variant>
      <vt:variant>
        <vt:lpwstr/>
      </vt:variant>
      <vt:variant>
        <vt:lpwstr>_Toc507594891</vt:lpwstr>
      </vt:variant>
      <vt:variant>
        <vt:i4>2031667</vt:i4>
      </vt:variant>
      <vt:variant>
        <vt:i4>56</vt:i4>
      </vt:variant>
      <vt:variant>
        <vt:i4>0</vt:i4>
      </vt:variant>
      <vt:variant>
        <vt:i4>5</vt:i4>
      </vt:variant>
      <vt:variant>
        <vt:lpwstr/>
      </vt:variant>
      <vt:variant>
        <vt:lpwstr>_Toc507594890</vt:lpwstr>
      </vt:variant>
      <vt:variant>
        <vt:i4>1966131</vt:i4>
      </vt:variant>
      <vt:variant>
        <vt:i4>50</vt:i4>
      </vt:variant>
      <vt:variant>
        <vt:i4>0</vt:i4>
      </vt:variant>
      <vt:variant>
        <vt:i4>5</vt:i4>
      </vt:variant>
      <vt:variant>
        <vt:lpwstr/>
      </vt:variant>
      <vt:variant>
        <vt:lpwstr>_Toc507594889</vt:lpwstr>
      </vt:variant>
      <vt:variant>
        <vt:i4>1966131</vt:i4>
      </vt:variant>
      <vt:variant>
        <vt:i4>44</vt:i4>
      </vt:variant>
      <vt:variant>
        <vt:i4>0</vt:i4>
      </vt:variant>
      <vt:variant>
        <vt:i4>5</vt:i4>
      </vt:variant>
      <vt:variant>
        <vt:lpwstr/>
      </vt:variant>
      <vt:variant>
        <vt:lpwstr>_Toc507594888</vt:lpwstr>
      </vt:variant>
      <vt:variant>
        <vt:i4>1966131</vt:i4>
      </vt:variant>
      <vt:variant>
        <vt:i4>38</vt:i4>
      </vt:variant>
      <vt:variant>
        <vt:i4>0</vt:i4>
      </vt:variant>
      <vt:variant>
        <vt:i4>5</vt:i4>
      </vt:variant>
      <vt:variant>
        <vt:lpwstr/>
      </vt:variant>
      <vt:variant>
        <vt:lpwstr>_Toc507594887</vt:lpwstr>
      </vt:variant>
      <vt:variant>
        <vt:i4>1966131</vt:i4>
      </vt:variant>
      <vt:variant>
        <vt:i4>32</vt:i4>
      </vt:variant>
      <vt:variant>
        <vt:i4>0</vt:i4>
      </vt:variant>
      <vt:variant>
        <vt:i4>5</vt:i4>
      </vt:variant>
      <vt:variant>
        <vt:lpwstr/>
      </vt:variant>
      <vt:variant>
        <vt:lpwstr>_Toc507594886</vt:lpwstr>
      </vt:variant>
      <vt:variant>
        <vt:i4>1966131</vt:i4>
      </vt:variant>
      <vt:variant>
        <vt:i4>26</vt:i4>
      </vt:variant>
      <vt:variant>
        <vt:i4>0</vt:i4>
      </vt:variant>
      <vt:variant>
        <vt:i4>5</vt:i4>
      </vt:variant>
      <vt:variant>
        <vt:lpwstr/>
      </vt:variant>
      <vt:variant>
        <vt:lpwstr>_Toc507594885</vt:lpwstr>
      </vt:variant>
      <vt:variant>
        <vt:i4>1966131</vt:i4>
      </vt:variant>
      <vt:variant>
        <vt:i4>20</vt:i4>
      </vt:variant>
      <vt:variant>
        <vt:i4>0</vt:i4>
      </vt:variant>
      <vt:variant>
        <vt:i4>5</vt:i4>
      </vt:variant>
      <vt:variant>
        <vt:lpwstr/>
      </vt:variant>
      <vt:variant>
        <vt:lpwstr>_Toc507594884</vt:lpwstr>
      </vt:variant>
      <vt:variant>
        <vt:i4>1966131</vt:i4>
      </vt:variant>
      <vt:variant>
        <vt:i4>14</vt:i4>
      </vt:variant>
      <vt:variant>
        <vt:i4>0</vt:i4>
      </vt:variant>
      <vt:variant>
        <vt:i4>5</vt:i4>
      </vt:variant>
      <vt:variant>
        <vt:lpwstr/>
      </vt:variant>
      <vt:variant>
        <vt:lpwstr>_Toc507594883</vt:lpwstr>
      </vt:variant>
      <vt:variant>
        <vt:i4>1966131</vt:i4>
      </vt:variant>
      <vt:variant>
        <vt:i4>8</vt:i4>
      </vt:variant>
      <vt:variant>
        <vt:i4>0</vt:i4>
      </vt:variant>
      <vt:variant>
        <vt:i4>5</vt:i4>
      </vt:variant>
      <vt:variant>
        <vt:lpwstr/>
      </vt:variant>
      <vt:variant>
        <vt:lpwstr>_Toc507594882</vt:lpwstr>
      </vt:variant>
      <vt:variant>
        <vt:i4>1966131</vt:i4>
      </vt:variant>
      <vt:variant>
        <vt:i4>2</vt:i4>
      </vt:variant>
      <vt:variant>
        <vt:i4>0</vt:i4>
      </vt:variant>
      <vt:variant>
        <vt:i4>5</vt:i4>
      </vt:variant>
      <vt:variant>
        <vt:lpwstr/>
      </vt:variant>
      <vt:variant>
        <vt:lpwstr>_Toc507594881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NAME OF THE SOP</dc:title>
  <dc:subject/>
  <dc:creator>Sandor Sztrikinacz</dc:creator>
  <cp:keywords/>
  <cp:lastModifiedBy>Sharma, Rajesh</cp:lastModifiedBy>
  <cp:revision>5</cp:revision>
  <cp:lastPrinted>2010-04-25T19:37:00Z</cp:lastPrinted>
  <dcterms:created xsi:type="dcterms:W3CDTF">2020-10-29T13:47:00Z</dcterms:created>
  <dcterms:modified xsi:type="dcterms:W3CDTF">2020-12-07T15:22:00Z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_NewReviewCycle">
    <vt:lpwstr/>
  </property>
</Properties>
</file>